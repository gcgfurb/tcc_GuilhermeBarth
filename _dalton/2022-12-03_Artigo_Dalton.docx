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3ACB8B11" w:rsidR="00BB3651" w:rsidRDefault="003E6BF3" w:rsidP="00BB3651">
      <w:pPr>
        <w:pStyle w:val="TF-TTULOTCC"/>
      </w:pPr>
      <w:r>
        <w:t xml:space="preserve">aplicativo móvel de </w:t>
      </w:r>
      <w:r w:rsidRPr="00074211">
        <w:rPr>
          <w:highlight w:val="cyan"/>
        </w:rPr>
        <w:t>orientação de objetos</w:t>
      </w:r>
      <w:r>
        <w:t xml:space="preserve"> para pessoas com deficiÊncia visual</w:t>
      </w:r>
    </w:p>
    <w:p w14:paraId="6305AA89" w14:textId="72C6CC95" w:rsidR="00BB3651" w:rsidRDefault="00AD3B87" w:rsidP="005E4D96">
      <w:pPr>
        <w:pStyle w:val="TF-AUTORES"/>
        <w:rPr>
          <w:b w:val="0"/>
          <w:lang w:val="pt-BR"/>
        </w:rPr>
      </w:pPr>
      <w:r>
        <w:rPr>
          <w:lang w:val="pt-BR"/>
        </w:rPr>
        <w:t>Guilherme Barth</w:t>
      </w:r>
      <w:r w:rsidR="005E4D96" w:rsidRPr="0039084B">
        <w:rPr>
          <w:lang w:val="pt-BR"/>
        </w:rPr>
        <w:t xml:space="preserve">, </w:t>
      </w:r>
      <w:r>
        <w:rPr>
          <w:lang w:val="pt-BR"/>
        </w:rPr>
        <w:t>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6B465A8" w:rsidR="00EC5071" w:rsidRPr="00EC5071" w:rsidRDefault="00AD3B87" w:rsidP="00EC5071">
      <w:pPr>
        <w:pStyle w:val="TF-EMAIL"/>
      </w:pPr>
      <w:r>
        <w:t>guibarth</w:t>
      </w:r>
      <w:r w:rsidR="00EC5071">
        <w:t>@furb.br</w:t>
      </w:r>
      <w:r w:rsidR="00EC5071" w:rsidRPr="00EC5071">
        <w:t xml:space="preserve">, </w:t>
      </w:r>
      <w:r w:rsidR="00B45B61">
        <w:t>dalton</w:t>
      </w:r>
      <w:r w:rsidR="00EC5071">
        <w:t>@furb.br</w:t>
      </w:r>
    </w:p>
    <w:p w14:paraId="0BBDE8E3" w14:textId="7C53BFE4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985AB2">
        <w:t xml:space="preserve">Este artigo apresenta um aplicativo </w:t>
      </w:r>
      <w:r w:rsidR="009004A7">
        <w:t>iOS</w:t>
      </w:r>
      <w:r w:rsidR="00985AB2">
        <w:t xml:space="preserve"> que utiliza o sensor LiDAR e o ML Kit da Google para fazer a identificação dos objetos de um ambiente interno e orientar o usuário de onde eles estão localizados. Foi utilizado um iPhone 13 Pro como dispositivo móvel. O projeto foi desenvolvido em Swift, utilizando o XCode v14.5 para suportar as últimas bibliotecas do LiDAR disponibilizadas pela própria Apple. Os testes mostraram que é possível fazer essa identificação de</w:t>
      </w:r>
      <w:r w:rsidR="001E3360">
        <w:t xml:space="preserve"> objetos com algumas limitações e </w:t>
      </w:r>
      <w:r w:rsidR="001E3360" w:rsidRPr="00074211">
        <w:rPr>
          <w:highlight w:val="cyan"/>
        </w:rPr>
        <w:t>o usuário não consegue se comunicar na língua nativa</w:t>
      </w:r>
      <w:r w:rsidR="001E3360">
        <w:t>, apenas no inglês.</w:t>
      </w:r>
      <w:r w:rsidR="00074211">
        <w:t xml:space="preserve"> </w:t>
      </w:r>
      <w:r w:rsidR="00074211" w:rsidRPr="00074211">
        <w:rPr>
          <w:highlight w:val="cyan"/>
        </w:rPr>
        <w:t>Mais ...</w:t>
      </w:r>
    </w:p>
    <w:p w14:paraId="0F9BF9BA" w14:textId="7234AD71" w:rsidR="00F255FC" w:rsidRPr="002879A7" w:rsidRDefault="00F255FC" w:rsidP="002879A7">
      <w:pPr>
        <w:pStyle w:val="TF-PALAVRASCHAVE"/>
      </w:pPr>
      <w:r w:rsidRPr="002879A7">
        <w:rPr>
          <w:b/>
        </w:rPr>
        <w:t>Palavras-chave</w:t>
      </w:r>
      <w:r w:rsidRPr="002879A7">
        <w:t xml:space="preserve">: </w:t>
      </w:r>
      <w:r w:rsidR="007214AF">
        <w:t>Sensor LiDAR</w:t>
      </w:r>
      <w:r w:rsidRPr="002879A7">
        <w:t xml:space="preserve">. </w:t>
      </w:r>
      <w:r w:rsidR="007214AF">
        <w:t>ML Kit</w:t>
      </w:r>
      <w:r w:rsidR="002879A7">
        <w:t xml:space="preserve">. </w:t>
      </w:r>
      <w:r w:rsidR="007214AF">
        <w:t>Deficiência Visual</w:t>
      </w:r>
      <w:r w:rsidRPr="002879A7">
        <w:t>.</w:t>
      </w:r>
    </w:p>
    <w:p w14:paraId="6DC7FCF4" w14:textId="77777777" w:rsidR="00D804E0" w:rsidRDefault="00F255FC" w:rsidP="00C211BE">
      <w:pPr>
        <w:pStyle w:val="Ttulo1"/>
      </w:pPr>
      <w:bookmarkStart w:id="1" w:name="_Toc511928422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2BD3F9CC" w14:textId="2719B792" w:rsidR="00AE4BD0" w:rsidRPr="004D187E" w:rsidRDefault="005222ED" w:rsidP="00AE4BD0">
      <w:pPr>
        <w:pStyle w:val="TF-TEXTO"/>
      </w:pPr>
      <w:r w:rsidRPr="00D92D8A">
        <w:rPr>
          <w:rStyle w:val="cf01"/>
          <w:rFonts w:ascii="Times New Roman" w:hAnsi="Times New Roman" w:cs="Times New Roman"/>
          <w:sz w:val="20"/>
          <w:szCs w:val="20"/>
        </w:rPr>
        <w:t xml:space="preserve">Nos tempos atuais, diversos estudos e implementações vem sendo desenvolvidas a partir de uma tecnologia bastante conhecida: o laser. Um exemplo é o </w:t>
      </w:r>
      <w:r w:rsidRPr="00D856DA">
        <w:rPr>
          <w:rStyle w:val="cf11"/>
          <w:rFonts w:ascii="Times New Roman" w:hAnsi="Times New Roman" w:cs="Times New Roman"/>
          <w:i w:val="0"/>
          <w:iCs w:val="0"/>
          <w:sz w:val="20"/>
          <w:szCs w:val="20"/>
        </w:rPr>
        <w:t xml:space="preserve">Light Detection and </w:t>
      </w:r>
      <w:ins w:id="10" w:author="Dalton Solano dos Reis" w:date="2022-12-03T19:24:00Z">
        <w:r w:rsidR="00074211" w:rsidRPr="007643C9">
          <w:rPr>
            <w:rStyle w:val="cf11"/>
            <w:rFonts w:ascii="Times New Roman" w:hAnsi="Times New Roman" w:cs="Times New Roman"/>
            <w:i w:val="0"/>
            <w:iCs w:val="0"/>
            <w:sz w:val="20"/>
            <w:szCs w:val="20"/>
          </w:rPr>
          <w:t>Ranging</w:t>
        </w:r>
        <w:r w:rsidR="00074211" w:rsidRPr="00074211" w:rsidDel="00074211">
          <w:rPr>
            <w:rStyle w:val="cf11"/>
            <w:rFonts w:ascii="Times New Roman" w:hAnsi="Times New Roman" w:cs="Times New Roman"/>
            <w:i w:val="0"/>
            <w:iCs w:val="0"/>
            <w:sz w:val="20"/>
            <w:szCs w:val="20"/>
          </w:rPr>
          <w:t xml:space="preserve"> </w:t>
        </w:r>
      </w:ins>
      <w:del w:id="11" w:author="Dalton Solano dos Reis" w:date="2022-12-03T19:24:00Z">
        <w:r w:rsidRPr="008436FC" w:rsidDel="00074211">
          <w:rPr>
            <w:rStyle w:val="cf11"/>
            <w:rFonts w:ascii="Times New Roman" w:hAnsi="Times New Roman" w:cs="Times New Roman"/>
            <w:i w:val="0"/>
            <w:iCs w:val="0"/>
            <w:sz w:val="20"/>
            <w:szCs w:val="20"/>
          </w:rPr>
          <w:delText>Rangig</w:delText>
        </w:r>
        <w:r w:rsidRPr="00D92D8A" w:rsidDel="00074211">
          <w:rPr>
            <w:rStyle w:val="cf01"/>
            <w:rFonts w:ascii="Times New Roman" w:hAnsi="Times New Roman" w:cs="Times New Roman"/>
            <w:sz w:val="20"/>
            <w:szCs w:val="20"/>
          </w:rPr>
          <w:delText xml:space="preserve"> </w:delText>
        </w:r>
      </w:del>
      <w:r w:rsidRPr="00D92D8A">
        <w:rPr>
          <w:rStyle w:val="cf01"/>
          <w:rFonts w:ascii="Times New Roman" w:hAnsi="Times New Roman" w:cs="Times New Roman"/>
          <w:sz w:val="20"/>
          <w:szCs w:val="20"/>
        </w:rPr>
        <w:t>(LiDAR), que está se tornando cada vez mais popular e utilizado em diversos estudos, principalmente na área da topografia, como por exemplo, em planejamentos costeiros, florestas, urbanos e de automóveis (PEREIRA, 2022). O LiDAR é um dos termos utilizados para designar essa nova tecnologia de sensoriamento remoto, que também pode ser encontrada como Sistema de Varredura a Laser ou Perfilamento a Laser</w:t>
      </w:r>
      <w:r w:rsidR="00AE4BD0" w:rsidRPr="004D187E">
        <w:t xml:space="preserve"> (PEREIRA, 2022). “O princípio de funcionamento do sistema de varredura laser consiste na emissão de um pulso laser de uma plataforma (aérea, terrestre ou orbital) com uma elevada frequência de repetição. O tempo de retorno dos pulsos laser entre a plataforma e os alvos é medido pelo sensor, permitindo a estimativa destas distâncias.” (PEREIRA, 2022, p. 232).</w:t>
      </w:r>
    </w:p>
    <w:p w14:paraId="34EDFF6D" w14:textId="6F2673F5" w:rsidR="00667902" w:rsidRDefault="00667902" w:rsidP="00667902">
      <w:pPr>
        <w:pStyle w:val="TF-TEXTO"/>
      </w:pPr>
      <w:commentRangeStart w:id="12"/>
      <w:r w:rsidRPr="004D187E">
        <w:t>Conform</w:t>
      </w:r>
      <w:commentRangeEnd w:id="12"/>
      <w:r w:rsidR="00074211">
        <w:rPr>
          <w:rStyle w:val="Refdecomentrio"/>
        </w:rPr>
        <w:commentReference w:id="12"/>
      </w:r>
      <w:r w:rsidRPr="004D187E">
        <w:t>e</w:t>
      </w:r>
      <w:r w:rsidR="00415E32" w:rsidRPr="004D187E">
        <w:t xml:space="preserve"> Silva</w:t>
      </w:r>
      <w:ins w:id="13" w:author="Dalton Solano dos Reis" w:date="2022-12-03T21:09:00Z">
        <w:r w:rsidR="009A682C">
          <w:t xml:space="preserve"> </w:t>
        </w:r>
      </w:ins>
      <w:del w:id="14" w:author="Dalton Solano dos Reis" w:date="2022-12-03T21:09:00Z">
        <w:r w:rsidR="00415E32" w:rsidRPr="004D187E" w:rsidDel="009A682C">
          <w:delText xml:space="preserve"> e Reis </w:delText>
        </w:r>
      </w:del>
      <w:r w:rsidR="00415E32" w:rsidRPr="004D187E">
        <w:t>(2019, p.1) “Para as pessoas sem deficiência, a tecnologia torna as coisas mais fáceis. Para as pessoas com deficiência, a tecnologia torna as coisas possíveis.”.</w:t>
      </w:r>
      <w:r w:rsidR="00AA69F2" w:rsidRPr="004D187E">
        <w:t xml:space="preserve"> Ainda de acordo com Silva</w:t>
      </w:r>
      <w:ins w:id="15" w:author="Dalton Solano dos Reis" w:date="2022-12-03T21:09:00Z">
        <w:r w:rsidR="009A682C">
          <w:t xml:space="preserve"> </w:t>
        </w:r>
      </w:ins>
      <w:del w:id="16" w:author="Dalton Solano dos Reis" w:date="2022-12-03T21:09:00Z">
        <w:r w:rsidR="00AA69F2" w:rsidRPr="004D187E" w:rsidDel="009A682C">
          <w:delText xml:space="preserve"> e Reis </w:delText>
        </w:r>
      </w:del>
      <w:r w:rsidR="00AA69F2" w:rsidRPr="004D187E">
        <w:t>(2019), o principal objetivo da tecnologia assistiva é proporcionar às pessoas com deficiência visual uma independência, qualidade de vida e inclusão social, por meio de melhorias na comunicação, mobilidade e autonomia no seu ambiente.</w:t>
      </w:r>
      <w:r w:rsidRPr="004D187E">
        <w:t xml:space="preserve"> </w:t>
      </w:r>
      <w:r w:rsidR="000604AC" w:rsidRPr="004D187E">
        <w:t>Segundo Cambraia e Nazima (2021) a deficiência visual é um grave problema de saúde pública, visto que o índice de pessoas com deficiência visual aumenta conforme a população aumenta e envelhece, além de diminuir a qualidade de vida, existem dificuldades emocionais para se adaptarem e aumenta o risco de quedas e até mortes.</w:t>
      </w:r>
    </w:p>
    <w:p w14:paraId="0BB35495" w14:textId="6AC6EA55" w:rsidR="005222ED" w:rsidRPr="004D187E" w:rsidRDefault="005222ED" w:rsidP="008436FC">
      <w:pPr>
        <w:pStyle w:val="TF-CITAO"/>
      </w:pPr>
      <w:r w:rsidRPr="004D187E">
        <w:t>Pessoas com baixa visão ou cegas, precisam lançar mão de algum recurso que possibilite uma locomoção segura, sendo a bengala a opção mais conhecida e utilizada para a mobilidade, na medida em que serve para identificar obstáculos que se encontram à frente ou ao nível do chão; os chamados obstáculos rasteiros. Ocorre que no uso da bengala, por meio da técnica conhecida como varredura, o usuário a movimenta de um lado para o outro desenhando um arco à sua frente, mas precisa tocar no obstáculo para identificá-lo e somente depois desviar dele (CASTRO, 2019, p.12).</w:t>
      </w:r>
    </w:p>
    <w:p w14:paraId="78427F67" w14:textId="434CA398" w:rsidR="00D41EB2" w:rsidRPr="004D187E" w:rsidRDefault="000604AC" w:rsidP="00667902">
      <w:pPr>
        <w:pStyle w:val="TF-TEXTO"/>
        <w:rPr>
          <w:sz w:val="18"/>
          <w:szCs w:val="18"/>
        </w:rPr>
      </w:pPr>
      <w:commentRangeStart w:id="17"/>
      <w:r w:rsidRPr="004D187E">
        <w:t>Freitas (</w:t>
      </w:r>
      <w:commentRangeEnd w:id="17"/>
      <w:r w:rsidR="002209A0">
        <w:rPr>
          <w:rStyle w:val="Refdecomentrio"/>
        </w:rPr>
        <w:commentReference w:id="17"/>
      </w:r>
      <w:r w:rsidRPr="004D187E">
        <w:t>2018) cita que a comunicação é essencial para a pessoa deficiente cons</w:t>
      </w:r>
      <w:r w:rsidRPr="005222ED">
        <w:t xml:space="preserve">eguir </w:t>
      </w:r>
      <w:r w:rsidR="005222ED" w:rsidRPr="005222ED">
        <w:rPr>
          <w:rStyle w:val="cf01"/>
          <w:rFonts w:ascii="Times New Roman" w:hAnsi="Times New Roman" w:cs="Times New Roman"/>
          <w:sz w:val="20"/>
          <w:szCs w:val="20"/>
        </w:rPr>
        <w:t>perceber a presença de outras pessoas, intenções de ajuda e orientação</w:t>
      </w:r>
      <w:r w:rsidRPr="004D187E">
        <w:t xml:space="preserve">. Visando a parte técnica, </w:t>
      </w:r>
      <w:r w:rsidR="00CD60BF" w:rsidRPr="004D187E">
        <w:t>existem algumas</w:t>
      </w:r>
      <w:r w:rsidR="005222ED">
        <w:t xml:space="preserve"> </w:t>
      </w:r>
      <w:del w:id="18" w:author="Dalton Solano dos Reis" w:date="2022-12-03T19:32:00Z">
        <w:r w:rsidR="00131A61" w:rsidRPr="002209A0" w:rsidDel="002209A0">
          <w:delText>Aplication</w:delText>
        </w:r>
      </w:del>
      <w:ins w:id="19" w:author="Dalton Solano dos Reis" w:date="2022-12-03T19:32:00Z">
        <w:r w:rsidR="002209A0" w:rsidRPr="002209A0">
          <w:rPr>
            <w:rPrChange w:id="20" w:author="Dalton Solano dos Reis" w:date="2022-12-03T19:32:00Z">
              <w:rPr>
                <w:lang w:val="en-US"/>
              </w:rPr>
            </w:rPrChange>
          </w:rPr>
          <w:t>Application</w:t>
        </w:r>
      </w:ins>
      <w:r w:rsidR="00131A61" w:rsidRPr="002209A0">
        <w:t xml:space="preserve"> Programming Interface</w:t>
      </w:r>
      <w:r w:rsidRPr="004D187E">
        <w:t xml:space="preserve"> </w:t>
      </w:r>
      <w:r w:rsidR="00131A61">
        <w:t>(</w:t>
      </w:r>
      <w:r w:rsidRPr="004D187E">
        <w:t>APIs</w:t>
      </w:r>
      <w:r w:rsidR="00131A61">
        <w:t>)</w:t>
      </w:r>
      <w:r w:rsidRPr="004D187E">
        <w:t xml:space="preserve"> </w:t>
      </w:r>
      <w:r w:rsidR="00CD60BF" w:rsidRPr="004D187E">
        <w:t xml:space="preserve">que </w:t>
      </w:r>
      <w:r w:rsidRPr="004D187E">
        <w:t xml:space="preserve">permitem realizar comandos vocais utilizando o </w:t>
      </w:r>
      <w:r w:rsidRPr="002209A0">
        <w:t>Text to Speech</w:t>
      </w:r>
      <w:r w:rsidRPr="004D187E">
        <w:t xml:space="preserve"> (TTS), </w:t>
      </w:r>
      <w:r w:rsidRPr="00D856DA">
        <w:t>Speech to Text</w:t>
      </w:r>
      <w:r w:rsidRPr="004D187E">
        <w:t xml:space="preserve"> (STT) e </w:t>
      </w:r>
      <w:r w:rsidRPr="00D856DA">
        <w:t>Automatic Speech Recognition</w:t>
      </w:r>
      <w:r w:rsidRPr="004D187E">
        <w:t xml:space="preserve"> (ASR) (GOULART, 2016).</w:t>
      </w:r>
      <w:r w:rsidR="00CD60BF" w:rsidRPr="004D187E">
        <w:rPr>
          <w:sz w:val="16"/>
          <w:szCs w:val="16"/>
        </w:rPr>
        <w:t xml:space="preserve"> </w:t>
      </w:r>
    </w:p>
    <w:p w14:paraId="739D5563" w14:textId="0D7F4E64" w:rsidR="00D41EB2" w:rsidRPr="004D187E" w:rsidRDefault="005557F6" w:rsidP="00D41EB2">
      <w:pPr>
        <w:pStyle w:val="TF-TEXTO"/>
      </w:pPr>
      <w:commentRangeStart w:id="21"/>
      <w:r w:rsidRPr="002209A0">
        <w:rPr>
          <w:rPrChange w:id="22" w:author="Dalton Solano dos Reis" w:date="2022-12-03T19:34:00Z">
            <w:rPr>
              <w:highlight w:val="yellow"/>
            </w:rPr>
          </w:rPrChange>
        </w:rPr>
        <w:t xml:space="preserve">Tendo </w:t>
      </w:r>
      <w:commentRangeEnd w:id="21"/>
      <w:r w:rsidR="002209A0">
        <w:rPr>
          <w:rStyle w:val="Refdecomentrio"/>
        </w:rPr>
        <w:commentReference w:id="21"/>
      </w:r>
      <w:r w:rsidRPr="002209A0">
        <w:rPr>
          <w:rPrChange w:id="23" w:author="Dalton Solano dos Reis" w:date="2022-12-03T19:34:00Z">
            <w:rPr>
              <w:highlight w:val="yellow"/>
            </w:rPr>
          </w:rPrChange>
        </w:rPr>
        <w:t>em vista a parte técnica, existe o M</w:t>
      </w:r>
      <w:r w:rsidR="00E4251A" w:rsidRPr="002209A0">
        <w:rPr>
          <w:rPrChange w:id="24" w:author="Dalton Solano dos Reis" w:date="2022-12-03T19:34:00Z">
            <w:rPr>
              <w:highlight w:val="yellow"/>
            </w:rPr>
          </w:rPrChange>
        </w:rPr>
        <w:t xml:space="preserve">achine </w:t>
      </w:r>
      <w:r w:rsidRPr="002209A0">
        <w:rPr>
          <w:rPrChange w:id="25" w:author="Dalton Solano dos Reis" w:date="2022-12-03T19:34:00Z">
            <w:rPr>
              <w:highlight w:val="yellow"/>
            </w:rPr>
          </w:rPrChange>
        </w:rPr>
        <w:t>L</w:t>
      </w:r>
      <w:r w:rsidR="00E4251A" w:rsidRPr="002209A0">
        <w:rPr>
          <w:rPrChange w:id="26" w:author="Dalton Solano dos Reis" w:date="2022-12-03T19:34:00Z">
            <w:rPr>
              <w:highlight w:val="yellow"/>
            </w:rPr>
          </w:rPrChange>
        </w:rPr>
        <w:t>earning</w:t>
      </w:r>
      <w:r w:rsidRPr="002209A0">
        <w:rPr>
          <w:rPrChange w:id="27" w:author="Dalton Solano dos Reis" w:date="2022-12-03T19:34:00Z">
            <w:rPr>
              <w:highlight w:val="yellow"/>
            </w:rPr>
          </w:rPrChange>
        </w:rPr>
        <w:t xml:space="preserve"> Kit </w:t>
      </w:r>
      <w:r w:rsidR="00D41EB2" w:rsidRPr="002209A0">
        <w:rPr>
          <w:rPrChange w:id="28" w:author="Dalton Solano dos Reis" w:date="2022-12-03T19:34:00Z">
            <w:rPr>
              <w:highlight w:val="yellow"/>
            </w:rPr>
          </w:rPrChange>
        </w:rPr>
        <w:t xml:space="preserve">ou então </w:t>
      </w:r>
      <w:r w:rsidRPr="002209A0">
        <w:rPr>
          <w:rPrChange w:id="29" w:author="Dalton Solano dos Reis" w:date="2022-12-03T19:34:00Z">
            <w:rPr>
              <w:highlight w:val="yellow"/>
            </w:rPr>
          </w:rPrChange>
        </w:rPr>
        <w:t xml:space="preserve">“Kit de ML </w:t>
      </w:r>
      <w:ins w:id="30" w:author="Dalton Solano dos Reis" w:date="2022-12-03T19:34:00Z">
        <w:r w:rsidR="002209A0" w:rsidRPr="002209A0">
          <w:rPr>
            <w:rPrChange w:id="31" w:author="Dalton Solano dos Reis" w:date="2022-12-03T19:34:00Z">
              <w:rPr>
                <w:highlight w:val="yellow"/>
              </w:rPr>
            </w:rPrChange>
          </w:rPr>
          <w:t xml:space="preserve">[que] </w:t>
        </w:r>
      </w:ins>
      <w:r w:rsidRPr="002209A0">
        <w:rPr>
          <w:rPrChange w:id="32" w:author="Dalton Solano dos Reis" w:date="2022-12-03T19:34:00Z">
            <w:rPr>
              <w:highlight w:val="yellow"/>
            </w:rPr>
          </w:rPrChange>
        </w:rPr>
        <w:t>é um SDK para dispositivos móveis que leva a experiência em aprendizado de máquina no dispositivo do Google a apps Android e iOS” (GOOGLE, 2021, p. 1). O Kit de ML consegue detectar até cinco objetos</w:t>
      </w:r>
      <w:r w:rsidR="0000685E" w:rsidRPr="002209A0">
        <w:rPr>
          <w:rPrChange w:id="33" w:author="Dalton Solano dos Reis" w:date="2022-12-03T19:34:00Z">
            <w:rPr>
              <w:highlight w:val="yellow"/>
            </w:rPr>
          </w:rPrChange>
        </w:rPr>
        <w:t xml:space="preserve"> ao mesmo tempo em uma categoria de 400 objetos mais encontrado nas fotos </w:t>
      </w:r>
      <w:r w:rsidRPr="002209A0">
        <w:rPr>
          <w:rPrChange w:id="34" w:author="Dalton Solano dos Reis" w:date="2022-12-03T19:34:00Z">
            <w:rPr>
              <w:highlight w:val="yellow"/>
            </w:rPr>
          </w:rPrChange>
        </w:rPr>
        <w:t>(GOOGLE, 2021).</w:t>
      </w:r>
    </w:p>
    <w:p w14:paraId="15162A5F" w14:textId="2D87D44E" w:rsidR="007F3CFA" w:rsidRDefault="00222DF0" w:rsidP="008F73A0">
      <w:pPr>
        <w:pStyle w:val="TF-TEXTO"/>
      </w:pPr>
      <w:r w:rsidRPr="004D187E">
        <w:t xml:space="preserve">Diante disso, este trabalho apresenta um aplicativo de reconhecimento de estruturas </w:t>
      </w:r>
      <w:commentRangeStart w:id="35"/>
      <w:r w:rsidRPr="004D187E">
        <w:t>utilizando o sensor LiDAR como protagonista do reconhecimento de superfícies</w:t>
      </w:r>
      <w:r w:rsidRPr="002209A0">
        <w:rPr>
          <w:rPrChange w:id="36" w:author="Dalton Solano dos Reis" w:date="2022-12-03T19:37:00Z">
            <w:rPr>
              <w:highlight w:val="yellow"/>
            </w:rPr>
          </w:rPrChange>
        </w:rPr>
        <w:t>, tendo como um dos seus aliados o ML Kit para auxiliar no reconhecimento de objetos</w:t>
      </w:r>
      <w:r w:rsidRPr="002209A0">
        <w:t>,</w:t>
      </w:r>
      <w:r w:rsidRPr="004D187E">
        <w:t xml:space="preserve"> e a utilização do TTS e STT para realizar a comunicação com o usuário</w:t>
      </w:r>
      <w:commentRangeEnd w:id="35"/>
      <w:r w:rsidR="002209A0">
        <w:rPr>
          <w:rStyle w:val="Refdecomentrio"/>
        </w:rPr>
        <w:commentReference w:id="35"/>
      </w:r>
      <w:r w:rsidRPr="004D187E">
        <w:t xml:space="preserve">. Sendo o objetivo principal disponibilizar um aplicativo </w:t>
      </w:r>
      <w:del w:id="37" w:author="Dalton Solano dos Reis" w:date="2022-12-03T19:38:00Z">
        <w:r w:rsidRPr="004D187E" w:rsidDel="002209A0">
          <w:delText>de celular</w:delText>
        </w:r>
      </w:del>
      <w:ins w:id="38" w:author="Dalton Solano dos Reis" w:date="2022-12-03T19:38:00Z">
        <w:r w:rsidR="002209A0">
          <w:t>na plataforma iOS</w:t>
        </w:r>
      </w:ins>
      <w:r w:rsidRPr="004D187E">
        <w:t xml:space="preserve"> que auxilie pessoas </w:t>
      </w:r>
      <w:r w:rsidR="00E4251A">
        <w:t xml:space="preserve">com deficiência visual </w:t>
      </w:r>
      <w:r w:rsidRPr="004D187E">
        <w:t xml:space="preserve">a identificar objetos durante o seu deslocamento utilizando o LiDAR e </w:t>
      </w:r>
      <w:r w:rsidR="00E718AF" w:rsidRPr="004D187E">
        <w:t xml:space="preserve">o ML Kit. O objetivo específico é: </w:t>
      </w:r>
      <w:commentRangeStart w:id="39"/>
      <w:r w:rsidR="00E718AF" w:rsidRPr="004D187E">
        <w:t xml:space="preserve">determinar </w:t>
      </w:r>
      <w:commentRangeEnd w:id="39"/>
      <w:r w:rsidR="002209A0">
        <w:rPr>
          <w:rStyle w:val="Refdecomentrio"/>
        </w:rPr>
        <w:commentReference w:id="39"/>
      </w:r>
      <w:r w:rsidR="00E718AF" w:rsidRPr="004D187E">
        <w:t>a distância em que o objeto se encontra do dispositivo móvel.</w:t>
      </w:r>
    </w:p>
    <w:p w14:paraId="0E64294D" w14:textId="77777777" w:rsidR="00F255FC" w:rsidRDefault="00F255FC" w:rsidP="00C211BE">
      <w:pPr>
        <w:pStyle w:val="Ttulo1"/>
      </w:pPr>
      <w:bookmarkStart w:id="40" w:name="_Toc54164913"/>
      <w:bookmarkStart w:id="41" w:name="_Toc54165667"/>
      <w:bookmarkStart w:id="42" w:name="_Toc54169325"/>
      <w:bookmarkStart w:id="43" w:name="_Toc96347431"/>
      <w:bookmarkStart w:id="44" w:name="_Toc96357715"/>
      <w:bookmarkStart w:id="45" w:name="_Toc96491858"/>
      <w:bookmarkStart w:id="46" w:name="_Toc511928431"/>
      <w:bookmarkStart w:id="47" w:name="_Toc419598587"/>
      <w:r>
        <w:lastRenderedPageBreak/>
        <w:t>FUNDAMENTAÇÃO TEÓRICA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16769934" w14:textId="02051590" w:rsidR="004D187E" w:rsidRPr="004D187E" w:rsidRDefault="004D187E" w:rsidP="004D187E">
      <w:pPr>
        <w:pStyle w:val="TF-TEXTO"/>
        <w:ind w:firstLine="709"/>
      </w:pPr>
      <w:r w:rsidRPr="004D187E">
        <w:rPr>
          <w:bdr w:val="none" w:sz="0" w:space="0" w:color="auto" w:frame="1"/>
          <w:shd w:val="clear" w:color="auto" w:fill="FFFFFF"/>
        </w:rPr>
        <w:t xml:space="preserve">Nesta seção será apresentado os conceitos para o entendimento do projeto realizado. A subseção </w:t>
      </w:r>
      <w:ins w:id="48" w:author="Dalton Solano dos Reis" w:date="2022-12-03T20:17:00Z">
        <w:r w:rsidR="008A1925">
          <w:rPr>
            <w:bdr w:val="none" w:sz="0" w:space="0" w:color="auto" w:frame="1"/>
            <w:shd w:val="clear" w:color="auto" w:fill="FFFFFF"/>
          </w:rPr>
          <w:fldChar w:fldCharType="begin"/>
        </w:r>
        <w:r w:rsidR="008A1925">
          <w:rPr>
            <w:bdr w:val="none" w:sz="0" w:space="0" w:color="auto" w:frame="1"/>
            <w:shd w:val="clear" w:color="auto" w:fill="FFFFFF"/>
          </w:rPr>
          <w:instrText xml:space="preserve"> REF _Ref120991077 \r \h </w:instrText>
        </w:r>
      </w:ins>
      <w:r w:rsidR="008A1925">
        <w:rPr>
          <w:bdr w:val="none" w:sz="0" w:space="0" w:color="auto" w:frame="1"/>
          <w:shd w:val="clear" w:color="auto" w:fill="FFFFFF"/>
        </w:rPr>
      </w:r>
      <w:r w:rsidR="008A1925">
        <w:rPr>
          <w:bdr w:val="none" w:sz="0" w:space="0" w:color="auto" w:frame="1"/>
          <w:shd w:val="clear" w:color="auto" w:fill="FFFFFF"/>
        </w:rPr>
        <w:fldChar w:fldCharType="separate"/>
      </w:r>
      <w:ins w:id="49" w:author="Dalton Solano dos Reis" w:date="2022-12-03T20:17:00Z">
        <w:r w:rsidR="008A1925">
          <w:rPr>
            <w:bdr w:val="none" w:sz="0" w:space="0" w:color="auto" w:frame="1"/>
            <w:shd w:val="clear" w:color="auto" w:fill="FFFFFF"/>
          </w:rPr>
          <w:t>2.1</w:t>
        </w:r>
        <w:r w:rsidR="008A1925">
          <w:rPr>
            <w:bdr w:val="none" w:sz="0" w:space="0" w:color="auto" w:frame="1"/>
            <w:shd w:val="clear" w:color="auto" w:fill="FFFFFF"/>
          </w:rPr>
          <w:fldChar w:fldCharType="end"/>
        </w:r>
        <w:r w:rsidR="008A1925">
          <w:rPr>
            <w:bdr w:val="none" w:sz="0" w:space="0" w:color="auto" w:frame="1"/>
            <w:shd w:val="clear" w:color="auto" w:fill="FFFFFF"/>
          </w:rPr>
          <w:t xml:space="preserve"> </w:t>
        </w:r>
      </w:ins>
      <w:del w:id="50" w:author="Dalton Solano dos Reis" w:date="2022-12-03T20:17:00Z">
        <w:r w:rsidRPr="004D187E" w:rsidDel="008A1925">
          <w:rPr>
            <w:bdr w:val="none" w:sz="0" w:space="0" w:color="auto" w:frame="1"/>
            <w:shd w:val="clear" w:color="auto" w:fill="FFFFFF"/>
          </w:rPr>
          <w:delText xml:space="preserve">2.1 </w:delText>
        </w:r>
      </w:del>
      <w:r w:rsidRPr="004D187E">
        <w:rPr>
          <w:bdr w:val="none" w:sz="0" w:space="0" w:color="auto" w:frame="1"/>
          <w:shd w:val="clear" w:color="auto" w:fill="FFFFFF"/>
        </w:rPr>
        <w:t>descreve as</w:t>
      </w:r>
      <w:r>
        <w:rPr>
          <w:bdr w:val="none" w:sz="0" w:space="0" w:color="auto" w:frame="1"/>
          <w:shd w:val="clear" w:color="auto" w:fill="FFFFFF"/>
        </w:rPr>
        <w:t xml:space="preserve"> principais características da biblioteca </w:t>
      </w:r>
      <w:commentRangeStart w:id="51"/>
      <w:r>
        <w:rPr>
          <w:bdr w:val="none" w:sz="0" w:space="0" w:color="auto" w:frame="1"/>
          <w:shd w:val="clear" w:color="auto" w:fill="FFFFFF"/>
        </w:rPr>
        <w:t>utilizada pelo LiDAR</w:t>
      </w:r>
      <w:ins w:id="52" w:author="Dalton Solano dos Reis" w:date="2022-12-03T19:41:00Z">
        <w:r w:rsidR="00282C39">
          <w:rPr>
            <w:bdr w:val="none" w:sz="0" w:space="0" w:color="auto" w:frame="1"/>
            <w:shd w:val="clear" w:color="auto" w:fill="FFFFFF"/>
          </w:rPr>
          <w:t xml:space="preserve"> (Room Plan)</w:t>
        </w:r>
      </w:ins>
      <w:r>
        <w:rPr>
          <w:bdr w:val="none" w:sz="0" w:space="0" w:color="auto" w:frame="1"/>
          <w:shd w:val="clear" w:color="auto" w:fill="FFFFFF"/>
        </w:rPr>
        <w:t xml:space="preserve">. </w:t>
      </w:r>
      <w:r w:rsidRPr="00B81F62">
        <w:rPr>
          <w:bdr w:val="none" w:sz="0" w:space="0" w:color="auto" w:frame="1"/>
          <w:shd w:val="clear" w:color="auto" w:fill="FFFFFF"/>
          <w:rPrChange w:id="53" w:author="Dalton Solano dos Reis" w:date="2022-12-03T19:40:00Z">
            <w:rPr>
              <w:highlight w:val="yellow"/>
              <w:bdr w:val="none" w:sz="0" w:space="0" w:color="auto" w:frame="1"/>
              <w:shd w:val="clear" w:color="auto" w:fill="FFFFFF"/>
            </w:rPr>
          </w:rPrChange>
        </w:rPr>
        <w:t xml:space="preserve">A subseção </w:t>
      </w:r>
      <w:ins w:id="54" w:author="Dalton Solano dos Reis" w:date="2022-12-03T20:17:00Z">
        <w:r w:rsidR="008A1925">
          <w:rPr>
            <w:bdr w:val="none" w:sz="0" w:space="0" w:color="auto" w:frame="1"/>
            <w:shd w:val="clear" w:color="auto" w:fill="FFFFFF"/>
          </w:rPr>
          <w:fldChar w:fldCharType="begin"/>
        </w:r>
        <w:r w:rsidR="008A1925">
          <w:rPr>
            <w:bdr w:val="none" w:sz="0" w:space="0" w:color="auto" w:frame="1"/>
            <w:shd w:val="clear" w:color="auto" w:fill="FFFFFF"/>
          </w:rPr>
          <w:instrText xml:space="preserve"> REF _Ref120991090 \r \h </w:instrText>
        </w:r>
      </w:ins>
      <w:r w:rsidR="008A1925">
        <w:rPr>
          <w:bdr w:val="none" w:sz="0" w:space="0" w:color="auto" w:frame="1"/>
          <w:shd w:val="clear" w:color="auto" w:fill="FFFFFF"/>
        </w:rPr>
      </w:r>
      <w:r w:rsidR="008A1925">
        <w:rPr>
          <w:bdr w:val="none" w:sz="0" w:space="0" w:color="auto" w:frame="1"/>
          <w:shd w:val="clear" w:color="auto" w:fill="FFFFFF"/>
        </w:rPr>
        <w:fldChar w:fldCharType="separate"/>
      </w:r>
      <w:ins w:id="55" w:author="Dalton Solano dos Reis" w:date="2022-12-03T20:17:00Z">
        <w:r w:rsidR="008A1925">
          <w:rPr>
            <w:bdr w:val="none" w:sz="0" w:space="0" w:color="auto" w:frame="1"/>
            <w:shd w:val="clear" w:color="auto" w:fill="FFFFFF"/>
          </w:rPr>
          <w:t>2.2</w:t>
        </w:r>
        <w:r w:rsidR="008A1925">
          <w:rPr>
            <w:bdr w:val="none" w:sz="0" w:space="0" w:color="auto" w:frame="1"/>
            <w:shd w:val="clear" w:color="auto" w:fill="FFFFFF"/>
          </w:rPr>
          <w:fldChar w:fldCharType="end"/>
        </w:r>
        <w:r w:rsidR="008A1925">
          <w:rPr>
            <w:bdr w:val="none" w:sz="0" w:space="0" w:color="auto" w:frame="1"/>
            <w:shd w:val="clear" w:color="auto" w:fill="FFFFFF"/>
          </w:rPr>
          <w:t xml:space="preserve"> </w:t>
        </w:r>
      </w:ins>
      <w:del w:id="56" w:author="Dalton Solano dos Reis" w:date="2022-12-03T20:17:00Z">
        <w:r w:rsidRPr="00B81F62" w:rsidDel="008A1925">
          <w:rPr>
            <w:bdr w:val="none" w:sz="0" w:space="0" w:color="auto" w:frame="1"/>
            <w:shd w:val="clear" w:color="auto" w:fill="FFFFFF"/>
            <w:rPrChange w:id="57" w:author="Dalton Solano dos Reis" w:date="2022-12-03T19:40:00Z">
              <w:rPr>
                <w:highlight w:val="yellow"/>
                <w:bdr w:val="none" w:sz="0" w:space="0" w:color="auto" w:frame="1"/>
                <w:shd w:val="clear" w:color="auto" w:fill="FFFFFF"/>
              </w:rPr>
            </w:rPrChange>
          </w:rPr>
          <w:delText xml:space="preserve">2.2 </w:delText>
        </w:r>
      </w:del>
      <w:r w:rsidRPr="00B81F62">
        <w:rPr>
          <w:bdr w:val="none" w:sz="0" w:space="0" w:color="auto" w:frame="1"/>
          <w:shd w:val="clear" w:color="auto" w:fill="FFFFFF"/>
          <w:rPrChange w:id="58" w:author="Dalton Solano dos Reis" w:date="2022-12-03T19:40:00Z">
            <w:rPr>
              <w:highlight w:val="yellow"/>
              <w:bdr w:val="none" w:sz="0" w:space="0" w:color="auto" w:frame="1"/>
              <w:shd w:val="clear" w:color="auto" w:fill="FFFFFF"/>
            </w:rPr>
          </w:rPrChange>
        </w:rPr>
        <w:t>aborda o ML Kit</w:t>
      </w:r>
      <w:r w:rsidRPr="00B81F62">
        <w:rPr>
          <w:bdr w:val="none" w:sz="0" w:space="0" w:color="auto" w:frame="1"/>
          <w:shd w:val="clear" w:color="auto" w:fill="FFFFFF"/>
        </w:rPr>
        <w:t>.</w:t>
      </w:r>
      <w:r>
        <w:rPr>
          <w:bdr w:val="none" w:sz="0" w:space="0" w:color="auto" w:frame="1"/>
          <w:shd w:val="clear" w:color="auto" w:fill="FFFFFF"/>
        </w:rPr>
        <w:t xml:space="preserve"> Na subseção </w:t>
      </w:r>
      <w:ins w:id="59" w:author="Dalton Solano dos Reis" w:date="2022-12-03T20:18:00Z">
        <w:r w:rsidR="008A1925">
          <w:rPr>
            <w:bdr w:val="none" w:sz="0" w:space="0" w:color="auto" w:frame="1"/>
            <w:shd w:val="clear" w:color="auto" w:fill="FFFFFF"/>
          </w:rPr>
          <w:fldChar w:fldCharType="begin"/>
        </w:r>
        <w:r w:rsidR="008A1925">
          <w:rPr>
            <w:bdr w:val="none" w:sz="0" w:space="0" w:color="auto" w:frame="1"/>
            <w:shd w:val="clear" w:color="auto" w:fill="FFFFFF"/>
          </w:rPr>
          <w:instrText xml:space="preserve"> REF _Ref120991102 \r \h </w:instrText>
        </w:r>
      </w:ins>
      <w:r w:rsidR="008A1925">
        <w:rPr>
          <w:bdr w:val="none" w:sz="0" w:space="0" w:color="auto" w:frame="1"/>
          <w:shd w:val="clear" w:color="auto" w:fill="FFFFFF"/>
        </w:rPr>
      </w:r>
      <w:r w:rsidR="008A1925">
        <w:rPr>
          <w:bdr w:val="none" w:sz="0" w:space="0" w:color="auto" w:frame="1"/>
          <w:shd w:val="clear" w:color="auto" w:fill="FFFFFF"/>
        </w:rPr>
        <w:fldChar w:fldCharType="separate"/>
      </w:r>
      <w:ins w:id="60" w:author="Dalton Solano dos Reis" w:date="2022-12-03T20:18:00Z">
        <w:r w:rsidR="008A1925">
          <w:rPr>
            <w:bdr w:val="none" w:sz="0" w:space="0" w:color="auto" w:frame="1"/>
            <w:shd w:val="clear" w:color="auto" w:fill="FFFFFF"/>
          </w:rPr>
          <w:t>2.3</w:t>
        </w:r>
        <w:r w:rsidR="008A1925">
          <w:rPr>
            <w:bdr w:val="none" w:sz="0" w:space="0" w:color="auto" w:frame="1"/>
            <w:shd w:val="clear" w:color="auto" w:fill="FFFFFF"/>
          </w:rPr>
          <w:fldChar w:fldCharType="end"/>
        </w:r>
        <w:r w:rsidR="008A1925">
          <w:rPr>
            <w:bdr w:val="none" w:sz="0" w:space="0" w:color="auto" w:frame="1"/>
            <w:shd w:val="clear" w:color="auto" w:fill="FFFFFF"/>
          </w:rPr>
          <w:t xml:space="preserve"> </w:t>
        </w:r>
      </w:ins>
      <w:del w:id="61" w:author="Dalton Solano dos Reis" w:date="2022-12-03T20:18:00Z">
        <w:r w:rsidDel="008A1925">
          <w:rPr>
            <w:bdr w:val="none" w:sz="0" w:space="0" w:color="auto" w:frame="1"/>
            <w:shd w:val="clear" w:color="auto" w:fill="FFFFFF"/>
          </w:rPr>
          <w:delText xml:space="preserve">2.3 </w:delText>
        </w:r>
      </w:del>
      <w:r>
        <w:rPr>
          <w:bdr w:val="none" w:sz="0" w:space="0" w:color="auto" w:frame="1"/>
          <w:shd w:val="clear" w:color="auto" w:fill="FFFFFF"/>
        </w:rPr>
        <w:t>é realizado um breve resumo sobre o reconhecimento de voz</w:t>
      </w:r>
      <w:commentRangeEnd w:id="51"/>
      <w:r w:rsidR="00282C39">
        <w:rPr>
          <w:rStyle w:val="Refdecomentrio"/>
        </w:rPr>
        <w:commentReference w:id="51"/>
      </w:r>
      <w:r>
        <w:rPr>
          <w:bdr w:val="none" w:sz="0" w:space="0" w:color="auto" w:frame="1"/>
          <w:shd w:val="clear" w:color="auto" w:fill="FFFFFF"/>
        </w:rPr>
        <w:t xml:space="preserve">. Por fim, na subseção </w:t>
      </w:r>
      <w:ins w:id="62" w:author="Dalton Solano dos Reis" w:date="2022-12-03T20:18:00Z">
        <w:r w:rsidR="008A1925">
          <w:rPr>
            <w:bdr w:val="none" w:sz="0" w:space="0" w:color="auto" w:frame="1"/>
            <w:shd w:val="clear" w:color="auto" w:fill="FFFFFF"/>
          </w:rPr>
          <w:fldChar w:fldCharType="begin"/>
        </w:r>
        <w:r w:rsidR="008A1925">
          <w:rPr>
            <w:bdr w:val="none" w:sz="0" w:space="0" w:color="auto" w:frame="1"/>
            <w:shd w:val="clear" w:color="auto" w:fill="FFFFFF"/>
          </w:rPr>
          <w:instrText xml:space="preserve"> REF _Ref120991113 \r \h </w:instrText>
        </w:r>
      </w:ins>
      <w:r w:rsidR="008A1925">
        <w:rPr>
          <w:bdr w:val="none" w:sz="0" w:space="0" w:color="auto" w:frame="1"/>
          <w:shd w:val="clear" w:color="auto" w:fill="FFFFFF"/>
        </w:rPr>
      </w:r>
      <w:r w:rsidR="008A1925">
        <w:rPr>
          <w:bdr w:val="none" w:sz="0" w:space="0" w:color="auto" w:frame="1"/>
          <w:shd w:val="clear" w:color="auto" w:fill="FFFFFF"/>
        </w:rPr>
        <w:fldChar w:fldCharType="separate"/>
      </w:r>
      <w:ins w:id="63" w:author="Dalton Solano dos Reis" w:date="2022-12-03T20:18:00Z">
        <w:r w:rsidR="008A1925">
          <w:rPr>
            <w:bdr w:val="none" w:sz="0" w:space="0" w:color="auto" w:frame="1"/>
            <w:shd w:val="clear" w:color="auto" w:fill="FFFFFF"/>
          </w:rPr>
          <w:t>2.4</w:t>
        </w:r>
        <w:r w:rsidR="008A1925">
          <w:rPr>
            <w:bdr w:val="none" w:sz="0" w:space="0" w:color="auto" w:frame="1"/>
            <w:shd w:val="clear" w:color="auto" w:fill="FFFFFF"/>
          </w:rPr>
          <w:fldChar w:fldCharType="end"/>
        </w:r>
        <w:r w:rsidR="008A1925">
          <w:rPr>
            <w:bdr w:val="none" w:sz="0" w:space="0" w:color="auto" w:frame="1"/>
            <w:shd w:val="clear" w:color="auto" w:fill="FFFFFF"/>
          </w:rPr>
          <w:t xml:space="preserve"> </w:t>
        </w:r>
      </w:ins>
      <w:del w:id="64" w:author="Dalton Solano dos Reis" w:date="2022-12-03T20:18:00Z">
        <w:r w:rsidDel="008A1925">
          <w:rPr>
            <w:bdr w:val="none" w:sz="0" w:space="0" w:color="auto" w:frame="1"/>
            <w:shd w:val="clear" w:color="auto" w:fill="FFFFFF"/>
          </w:rPr>
          <w:delText xml:space="preserve">2.4 </w:delText>
        </w:r>
      </w:del>
      <w:r>
        <w:rPr>
          <w:bdr w:val="none" w:sz="0" w:space="0" w:color="auto" w:frame="1"/>
          <w:shd w:val="clear" w:color="auto" w:fill="FFFFFF"/>
        </w:rPr>
        <w:t>são listados os trabalhos correlatos.</w:t>
      </w:r>
    </w:p>
    <w:p w14:paraId="60429A33" w14:textId="2355CD68" w:rsidR="00CA3B74" w:rsidRDefault="004D187E" w:rsidP="00AF3C93">
      <w:pPr>
        <w:pStyle w:val="Ttulo2"/>
      </w:pPr>
      <w:bookmarkStart w:id="65" w:name="_Ref120991077"/>
      <w:r>
        <w:t xml:space="preserve">Room </w:t>
      </w:r>
      <w:r w:rsidR="00E7565A">
        <w:t>PLAN</w:t>
      </w:r>
      <w:bookmarkEnd w:id="65"/>
    </w:p>
    <w:p w14:paraId="78669977" w14:textId="2E183113" w:rsidR="00E7565A" w:rsidRDefault="007D72DA" w:rsidP="001B2F1E">
      <w:pPr>
        <w:pStyle w:val="TF-TEXTO"/>
      </w:pPr>
      <w:r>
        <w:t>Segundo a Apple (2022</w:t>
      </w:r>
      <w:r w:rsidR="00A24128">
        <w:t>c</w:t>
      </w:r>
      <w:r>
        <w:t>), o</w:t>
      </w:r>
      <w:r w:rsidR="009F1F94">
        <w:t xml:space="preserve"> </w:t>
      </w:r>
      <w:r w:rsidR="00E7565A" w:rsidRPr="00D856DA">
        <w:t>Room Plan</w:t>
      </w:r>
      <w:r w:rsidR="00E7565A">
        <w:t xml:space="preserve"> </w:t>
      </w:r>
      <w:r w:rsidR="009F1F94">
        <w:t xml:space="preserve">é </w:t>
      </w:r>
      <w:r w:rsidR="008A2047">
        <w:t xml:space="preserve">um </w:t>
      </w:r>
      <w:r w:rsidR="008A2047" w:rsidRPr="008A2047">
        <w:rPr>
          <w:i/>
          <w:iCs/>
        </w:rPr>
        <w:t>framework</w:t>
      </w:r>
      <w:r w:rsidR="009F1F94">
        <w:t xml:space="preserve"> </w:t>
      </w:r>
      <w:r w:rsidR="00E7565A">
        <w:t>principalmente utilizad</w:t>
      </w:r>
      <w:ins w:id="66" w:author="Dalton Solano dos Reis" w:date="2022-12-03T19:42:00Z">
        <w:r w:rsidR="00282C39">
          <w:t>o</w:t>
        </w:r>
      </w:ins>
      <w:del w:id="67" w:author="Dalton Solano dos Reis" w:date="2022-12-03T19:42:00Z">
        <w:r w:rsidR="00E7565A" w:rsidDel="00282C39">
          <w:delText>a</w:delText>
        </w:r>
      </w:del>
      <w:r w:rsidR="00E7565A">
        <w:t xml:space="preserve"> para criar modelos 3D do interior de uma sala</w:t>
      </w:r>
      <w:r w:rsidR="00E4251A">
        <w:t xml:space="preserve"> usufruindo</w:t>
      </w:r>
      <w:r w:rsidR="00E7565A">
        <w:t xml:space="preserve"> </w:t>
      </w:r>
      <w:r w:rsidR="00E4251A">
        <w:t>d</w:t>
      </w:r>
      <w:r w:rsidR="00E7565A">
        <w:t>os sensores do</w:t>
      </w:r>
      <w:r w:rsidR="008A2047">
        <w:t>s</w:t>
      </w:r>
      <w:r w:rsidR="00E7565A">
        <w:t xml:space="preserve"> dispositivos móve</w:t>
      </w:r>
      <w:r w:rsidR="008A2047">
        <w:t>is</w:t>
      </w:r>
      <w:r w:rsidR="00E7565A">
        <w:t xml:space="preserve">, além de </w:t>
      </w:r>
      <w:r w:rsidR="00E4251A">
        <w:t>utilizar</w:t>
      </w:r>
      <w:r w:rsidR="00E7565A">
        <w:t xml:space="preserve"> de </w:t>
      </w:r>
      <w:r w:rsidR="00E7565A" w:rsidRPr="00D856DA">
        <w:rPr>
          <w:i/>
          <w:iCs/>
        </w:rPr>
        <w:t>Machine Learnings</w:t>
      </w:r>
      <w:r w:rsidR="00E7565A">
        <w:t xml:space="preserve"> treinadas e os recursos de renderização do RealityKit para capturar o ambiente físico de uma sala interna. O R</w:t>
      </w:r>
      <w:r w:rsidR="0027797B">
        <w:t>e</w:t>
      </w:r>
      <w:r w:rsidR="00E7565A">
        <w:t xml:space="preserve">alityKit é </w:t>
      </w:r>
      <w:r w:rsidR="008A2047">
        <w:t xml:space="preserve">um </w:t>
      </w:r>
      <w:r w:rsidR="008A2047" w:rsidRPr="005909FB">
        <w:rPr>
          <w:i/>
          <w:iCs/>
          <w:rPrChange w:id="68" w:author="Dalton Solano dos Reis" w:date="2022-12-03T19:43:00Z">
            <w:rPr/>
          </w:rPrChange>
        </w:rPr>
        <w:t>framework</w:t>
      </w:r>
      <w:r w:rsidR="00E7565A">
        <w:t xml:space="preserve"> que simula e renderiza </w:t>
      </w:r>
      <w:r w:rsidR="0027797B">
        <w:t>conteúdo 3D para os seus aplicativos de realidade aumentada</w:t>
      </w:r>
      <w:r>
        <w:t xml:space="preserve"> (APPLE, 2022b)</w:t>
      </w:r>
      <w:r w:rsidR="0027797B">
        <w:t xml:space="preserve">. O </w:t>
      </w:r>
      <w:r w:rsidR="0027797B" w:rsidRPr="005909FB">
        <w:t>Room Plan</w:t>
      </w:r>
      <w:r w:rsidR="0027797B">
        <w:t xml:space="preserve"> consegue inspecionar a câmera e aplicando o sensor LiDAR é possível fazer identificação como paredes, portas, janelas e objetos no geral</w:t>
      </w:r>
      <w:r w:rsidR="00140FD7">
        <w:t>.</w:t>
      </w:r>
      <w:r w:rsidR="0027797B">
        <w:t xml:space="preserve"> </w:t>
      </w:r>
      <w:r w:rsidR="00140FD7">
        <w:t>C</w:t>
      </w:r>
      <w:r w:rsidR="0027797B">
        <w:t>onforme é percorrido o interior do local do usuário é possível visualizar o resultado da sala interna em uma pequena escala 3D</w:t>
      </w:r>
      <w:r w:rsidR="00420F04">
        <w:t xml:space="preserve"> (APPLE, 2022</w:t>
      </w:r>
      <w:r w:rsidR="00A24128">
        <w:t>c</w:t>
      </w:r>
      <w:r w:rsidR="00420F04">
        <w:t>)</w:t>
      </w:r>
      <w:r w:rsidR="0027797B">
        <w:t>.</w:t>
      </w:r>
      <w:r w:rsidR="00420F04">
        <w:t xml:space="preserve"> Na </w:t>
      </w:r>
      <w:ins w:id="69" w:author="Dalton Solano dos Reis" w:date="2022-12-03T19:46:00Z">
        <w:r w:rsidR="005909FB">
          <w:fldChar w:fldCharType="begin"/>
        </w:r>
        <w:r w:rsidR="005909FB">
          <w:instrText xml:space="preserve"> REF _Ref120989189 \h </w:instrText>
        </w:r>
      </w:ins>
      <w:r w:rsidR="005909FB">
        <w:fldChar w:fldCharType="separate"/>
      </w:r>
      <w:ins w:id="70" w:author="Dalton Solano dos Reis" w:date="2022-12-03T19:46:00Z">
        <w:r w:rsidR="005909FB">
          <w:t xml:space="preserve">Figura </w:t>
        </w:r>
        <w:r w:rsidR="005909FB">
          <w:rPr>
            <w:noProof/>
          </w:rPr>
          <w:t>1</w:t>
        </w:r>
        <w:r w:rsidR="005909FB">
          <w:fldChar w:fldCharType="end"/>
        </w:r>
      </w:ins>
      <w:del w:id="71" w:author="Dalton Solano dos Reis" w:date="2022-12-03T19:46:00Z">
        <w:r w:rsidR="00420F04" w:rsidDel="005909FB">
          <w:delText>Figura 1</w:delText>
        </w:r>
      </w:del>
      <w:r w:rsidR="00420F04">
        <w:t xml:space="preserve"> é mostrado o resultado da inspeção do </w:t>
      </w:r>
      <w:r w:rsidR="00420F04" w:rsidRPr="00C423F2">
        <w:t>Room Plan</w:t>
      </w:r>
      <w:r w:rsidR="00420F04">
        <w:t xml:space="preserve"> e a </w:t>
      </w:r>
      <w:ins w:id="72" w:author="Dalton Solano dos Reis" w:date="2022-12-03T19:47:00Z">
        <w:r w:rsidR="005909FB">
          <w:fldChar w:fldCharType="begin"/>
        </w:r>
        <w:r w:rsidR="005909FB">
          <w:instrText xml:space="preserve"> REF _Ref120989268 \h </w:instrText>
        </w:r>
      </w:ins>
      <w:r w:rsidR="005909FB">
        <w:fldChar w:fldCharType="separate"/>
      </w:r>
      <w:ins w:id="73" w:author="Dalton Solano dos Reis" w:date="2022-12-03T19:47:00Z">
        <w:r w:rsidR="005909FB">
          <w:t xml:space="preserve">Figura </w:t>
        </w:r>
        <w:r w:rsidR="005909FB">
          <w:rPr>
            <w:noProof/>
          </w:rPr>
          <w:t>2</w:t>
        </w:r>
        <w:r w:rsidR="005909FB">
          <w:fldChar w:fldCharType="end"/>
        </w:r>
      </w:ins>
      <w:del w:id="74" w:author="Dalton Solano dos Reis" w:date="2022-12-03T19:47:00Z">
        <w:r w:rsidR="00420F04" w:rsidDel="005909FB">
          <w:delText>Figura 2</w:delText>
        </w:r>
      </w:del>
      <w:r w:rsidR="00420F04">
        <w:t xml:space="preserve"> mostra como o RealityKit consegue adicionar um objeto no mundo virtual.</w:t>
      </w:r>
      <w:ins w:id="75" w:author="Dalton Solano dos Reis" w:date="2022-12-03T19:58:00Z">
        <w:r w:rsidR="00405D2F">
          <w:t xml:space="preserve"> </w:t>
        </w:r>
        <w:r w:rsidR="00405D2F" w:rsidRPr="00405D2F">
          <w:rPr>
            <w:highlight w:val="cyan"/>
            <w:rPrChange w:id="76" w:author="Dalton Solano dos Reis" w:date="2022-12-03T19:58:00Z">
              <w:rPr/>
            </w:rPrChange>
          </w:rPr>
          <w:t>Mais .. sobre LiDAR?? O que tinha no projeto?</w:t>
        </w:r>
      </w:ins>
    </w:p>
    <w:p w14:paraId="36EA5B85" w14:textId="43904E30" w:rsidR="00420F04" w:rsidRDefault="005909FB" w:rsidP="005909FB">
      <w:pPr>
        <w:pStyle w:val="TF-LEGENDA"/>
      </w:pPr>
      <w:bookmarkStart w:id="77" w:name="_Ref120989189"/>
      <w:ins w:id="78" w:author="Dalton Solano dos Reis" w:date="2022-12-03T19:45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79" w:author="Dalton Solano dos Reis" w:date="2022-12-03T20:08:00Z">
        <w:r w:rsidR="005A03F4">
          <w:rPr>
            <w:noProof/>
          </w:rPr>
          <w:t>1</w:t>
        </w:r>
      </w:ins>
      <w:ins w:id="80" w:author="Dalton Solano dos Reis" w:date="2022-12-03T19:45:00Z">
        <w:r>
          <w:fldChar w:fldCharType="end"/>
        </w:r>
      </w:ins>
      <w:bookmarkEnd w:id="77"/>
      <w:del w:id="81" w:author="Dalton Solano dos Reis" w:date="2022-12-03T19:45:00Z">
        <w:r w:rsidR="00420F04" w:rsidDel="005909FB">
          <w:delText>Figura 1</w:delText>
        </w:r>
      </w:del>
      <w:r w:rsidR="00420F04">
        <w:t xml:space="preserve"> – Resultado </w:t>
      </w:r>
      <w:r w:rsidR="009E2D03">
        <w:t xml:space="preserve">de uma inspeção </w:t>
      </w:r>
      <w:r w:rsidR="00420F04">
        <w:t>do Room Plan</w:t>
      </w:r>
    </w:p>
    <w:p w14:paraId="16875C55" w14:textId="01E53718" w:rsidR="00420F04" w:rsidRDefault="00420F04" w:rsidP="008F73A0">
      <w:pPr>
        <w:pStyle w:val="TF-FIGURA"/>
      </w:pPr>
      <w:r w:rsidRPr="008F73A0">
        <w:rPr>
          <w:noProof/>
        </w:rPr>
        <w:drawing>
          <wp:inline distT="0" distB="0" distL="0" distR="0" wp14:anchorId="575A6311" wp14:editId="74901B83">
            <wp:extent cx="4320000" cy="2937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D4AB" w14:textId="46E4A833" w:rsidR="008F73A0" w:rsidRPr="008F73A0" w:rsidRDefault="008F73A0" w:rsidP="007214AF">
      <w:pPr>
        <w:pStyle w:val="TF-FONTE"/>
      </w:pPr>
      <w:r>
        <w:t xml:space="preserve">Fonte: Apple </w:t>
      </w:r>
      <w:r w:rsidR="007D72DA">
        <w:t>(</w:t>
      </w:r>
      <w:r>
        <w:t>2022</w:t>
      </w:r>
      <w:r w:rsidR="00A24128">
        <w:t>c</w:t>
      </w:r>
      <w:r w:rsidR="007D72DA">
        <w:t>).</w:t>
      </w:r>
    </w:p>
    <w:p w14:paraId="65B38E12" w14:textId="35A2CAA7" w:rsidR="008F73A0" w:rsidRDefault="005909FB" w:rsidP="005909FB">
      <w:pPr>
        <w:pStyle w:val="TF-LEGENDA"/>
      </w:pPr>
      <w:bookmarkStart w:id="82" w:name="_Ref120989268"/>
      <w:ins w:id="83" w:author="Dalton Solano dos Reis" w:date="2022-12-03T19:46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84" w:author="Dalton Solano dos Reis" w:date="2022-12-03T20:08:00Z">
        <w:r w:rsidR="005A03F4">
          <w:rPr>
            <w:noProof/>
          </w:rPr>
          <w:t>2</w:t>
        </w:r>
      </w:ins>
      <w:ins w:id="85" w:author="Dalton Solano dos Reis" w:date="2022-12-03T19:46:00Z">
        <w:r>
          <w:fldChar w:fldCharType="end"/>
        </w:r>
      </w:ins>
      <w:bookmarkEnd w:id="82"/>
      <w:del w:id="86" w:author="Dalton Solano dos Reis" w:date="2022-12-03T19:47:00Z">
        <w:r w:rsidR="008F73A0" w:rsidDel="005909FB">
          <w:delText>Figura 2</w:delText>
        </w:r>
      </w:del>
      <w:r w:rsidR="008F73A0">
        <w:t xml:space="preserve"> – RealityKit</w:t>
      </w:r>
    </w:p>
    <w:p w14:paraId="7BAF1F70" w14:textId="284029AD" w:rsidR="008F73A0" w:rsidRDefault="008F73A0" w:rsidP="008F73A0">
      <w:pPr>
        <w:pStyle w:val="TF-FIGURA"/>
      </w:pPr>
      <w:r>
        <w:rPr>
          <w:noProof/>
        </w:rPr>
        <w:drawing>
          <wp:inline distT="0" distB="0" distL="0" distR="0" wp14:anchorId="03A5A6D5" wp14:editId="2BC8049C">
            <wp:extent cx="4320000" cy="2466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9B21" w14:textId="4F57843B" w:rsidR="008F73A0" w:rsidRDefault="008F73A0" w:rsidP="008F73A0">
      <w:pPr>
        <w:pStyle w:val="TF-FONTE"/>
      </w:pPr>
      <w:r>
        <w:t xml:space="preserve">Fonte: Apple </w:t>
      </w:r>
      <w:r w:rsidR="007D72DA">
        <w:t>(</w:t>
      </w:r>
      <w:r>
        <w:t>2022</w:t>
      </w:r>
      <w:r w:rsidR="007D72DA">
        <w:t>b).</w:t>
      </w:r>
    </w:p>
    <w:p w14:paraId="3CC6AAF1" w14:textId="76D9B719" w:rsidR="008F73A0" w:rsidRDefault="007D72DA" w:rsidP="00AF3C93">
      <w:pPr>
        <w:pStyle w:val="Ttulo2"/>
      </w:pPr>
      <w:bookmarkStart w:id="87" w:name="_Ref120991090"/>
      <w:r>
        <w:lastRenderedPageBreak/>
        <w:t>ml kit</w:t>
      </w:r>
      <w:bookmarkEnd w:id="87"/>
    </w:p>
    <w:p w14:paraId="195240A8" w14:textId="2063EA42" w:rsidR="007D72DA" w:rsidRDefault="000179D5" w:rsidP="007D72DA">
      <w:pPr>
        <w:pStyle w:val="TF-TEXTO"/>
      </w:pPr>
      <w:r w:rsidRPr="00C423F2">
        <w:rPr>
          <w:rPrChange w:id="88" w:author="Dalton Solano dos Reis" w:date="2022-12-03T19:48:00Z">
            <w:rPr>
              <w:highlight w:val="yellow"/>
            </w:rPr>
          </w:rPrChange>
        </w:rPr>
        <w:t>Segundo a Google (2022), o Kit de ML é um SDK que permite o usuário utilizar várias ferramentas de maneira muito prática por meio de um dispositivo móvel. Também é conhecido por ser um facilitador de resolução de desafios comuns ou conhecido</w:t>
      </w:r>
      <w:ins w:id="89" w:author="Dalton Solano dos Reis" w:date="2022-12-03T19:48:00Z">
        <w:r w:rsidR="00C423F2">
          <w:t>s</w:t>
        </w:r>
      </w:ins>
      <w:r w:rsidRPr="00C423F2">
        <w:rPr>
          <w:rPrChange w:id="90" w:author="Dalton Solano dos Reis" w:date="2022-12-03T19:48:00Z">
            <w:rPr>
              <w:highlight w:val="yellow"/>
            </w:rPr>
          </w:rPrChange>
        </w:rPr>
        <w:t xml:space="preserve"> por ser um criador de experiências para os usuários. Dentre as suas funcionalidades o Kit de ML possui reconhecimento de texto, detecção facial, detecção de malha de rosto, detecção e rastreamento de objetos, reconhecimento de tinta digital, entre outros que estão recebendo atualizações (GOOGLE, 2022).</w:t>
      </w:r>
      <w:r w:rsidR="0000685E" w:rsidRPr="00C423F2">
        <w:rPr>
          <w:rPrChange w:id="91" w:author="Dalton Solano dos Reis" w:date="2022-12-03T19:48:00Z">
            <w:rPr>
              <w:highlight w:val="yellow"/>
            </w:rPr>
          </w:rPrChange>
        </w:rPr>
        <w:t xml:space="preserve"> Na </w:t>
      </w:r>
      <w:ins w:id="92" w:author="Dalton Solano dos Reis" w:date="2022-12-03T19:50:00Z">
        <w:r w:rsidR="00C423F2">
          <w:fldChar w:fldCharType="begin"/>
        </w:r>
        <w:r w:rsidR="00C423F2">
          <w:instrText xml:space="preserve"> REF _Ref120989416 \h </w:instrText>
        </w:r>
      </w:ins>
      <w:r w:rsidR="00C423F2">
        <w:fldChar w:fldCharType="separate"/>
      </w:r>
      <w:ins w:id="93" w:author="Dalton Solano dos Reis" w:date="2022-12-03T19:50:00Z">
        <w:r w:rsidR="00C423F2">
          <w:t xml:space="preserve">Figura </w:t>
        </w:r>
        <w:r w:rsidR="00C423F2">
          <w:rPr>
            <w:noProof/>
          </w:rPr>
          <w:t>3</w:t>
        </w:r>
        <w:r w:rsidR="00C423F2">
          <w:fldChar w:fldCharType="end"/>
        </w:r>
      </w:ins>
      <w:del w:id="94" w:author="Dalton Solano dos Reis" w:date="2022-12-03T19:50:00Z">
        <w:r w:rsidR="0000685E" w:rsidRPr="00C423F2" w:rsidDel="00C423F2">
          <w:rPr>
            <w:rPrChange w:id="95" w:author="Dalton Solano dos Reis" w:date="2022-12-03T19:48:00Z">
              <w:rPr>
                <w:highlight w:val="yellow"/>
              </w:rPr>
            </w:rPrChange>
          </w:rPr>
          <w:delText>Figura 3</w:delText>
        </w:r>
      </w:del>
      <w:r w:rsidR="0000685E" w:rsidRPr="00C423F2">
        <w:rPr>
          <w:rPrChange w:id="96" w:author="Dalton Solano dos Reis" w:date="2022-12-03T19:48:00Z">
            <w:rPr>
              <w:highlight w:val="yellow"/>
            </w:rPr>
          </w:rPrChange>
        </w:rPr>
        <w:t xml:space="preserve"> é</w:t>
      </w:r>
      <w:r w:rsidR="0000685E" w:rsidRPr="00C423F2">
        <w:t xml:space="preserve"> </w:t>
      </w:r>
      <w:r w:rsidR="0000685E" w:rsidRPr="00C423F2">
        <w:rPr>
          <w:rPrChange w:id="97" w:author="Dalton Solano dos Reis" w:date="2022-12-03T19:48:00Z">
            <w:rPr>
              <w:highlight w:val="yellow"/>
            </w:rPr>
          </w:rPrChange>
        </w:rPr>
        <w:t>mostrado a identificação de objetos do ML Kit.</w:t>
      </w:r>
      <w:ins w:id="98" w:author="Dalton Solano dos Reis" w:date="2022-12-03T19:51:00Z">
        <w:r w:rsidR="00C423F2">
          <w:t xml:space="preserve"> </w:t>
        </w:r>
        <w:r w:rsidR="00C423F2" w:rsidRPr="00C423F2">
          <w:rPr>
            <w:highlight w:val="cyan"/>
            <w:rPrChange w:id="99" w:author="Dalton Solano dos Reis" w:date="2022-12-03T19:51:00Z">
              <w:rPr/>
            </w:rPrChange>
          </w:rPr>
          <w:t>Mas ...</w:t>
        </w:r>
      </w:ins>
    </w:p>
    <w:p w14:paraId="2209D740" w14:textId="00D32EC7" w:rsidR="0000685E" w:rsidRDefault="00C423F2" w:rsidP="00C423F2">
      <w:pPr>
        <w:pStyle w:val="TF-LEGENDA"/>
      </w:pPr>
      <w:bookmarkStart w:id="100" w:name="_Ref120989416"/>
      <w:ins w:id="101" w:author="Dalton Solano dos Reis" w:date="2022-12-03T19:49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102" w:author="Dalton Solano dos Reis" w:date="2022-12-03T20:08:00Z">
        <w:r w:rsidR="005A03F4">
          <w:rPr>
            <w:noProof/>
          </w:rPr>
          <w:t>3</w:t>
        </w:r>
      </w:ins>
      <w:ins w:id="103" w:author="Dalton Solano dos Reis" w:date="2022-12-03T19:49:00Z">
        <w:r>
          <w:fldChar w:fldCharType="end"/>
        </w:r>
      </w:ins>
      <w:bookmarkEnd w:id="100"/>
      <w:del w:id="104" w:author="Dalton Solano dos Reis" w:date="2022-12-03T19:49:00Z">
        <w:r w:rsidR="0000685E" w:rsidDel="00C423F2">
          <w:delText xml:space="preserve">Figura 3 </w:delText>
        </w:r>
      </w:del>
      <w:ins w:id="105" w:author="Dalton Solano dos Reis" w:date="2022-12-03T19:49:00Z">
        <w:r>
          <w:t xml:space="preserve"> </w:t>
        </w:r>
      </w:ins>
      <w:r w:rsidR="0000685E">
        <w:t>– Identificação d</w:t>
      </w:r>
      <w:r w:rsidR="009E2D03">
        <w:t>e uma</w:t>
      </w:r>
      <w:r w:rsidR="0000685E">
        <w:t xml:space="preserve"> cadeira</w:t>
      </w:r>
      <w:r w:rsidR="009E2D03">
        <w:t xml:space="preserve"> a partir do ML Kit</w:t>
      </w:r>
    </w:p>
    <w:p w14:paraId="4121FF58" w14:textId="03EFADD1" w:rsidR="0000685E" w:rsidRDefault="0000685E" w:rsidP="0000685E">
      <w:pPr>
        <w:pStyle w:val="TF-FIGURA"/>
      </w:pPr>
      <w:r>
        <w:rPr>
          <w:noProof/>
        </w:rPr>
        <w:drawing>
          <wp:inline distT="0" distB="0" distL="0" distR="0" wp14:anchorId="6310FAB9" wp14:editId="7DF8438B">
            <wp:extent cx="4320000" cy="4035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D530" w14:textId="6FF824DA" w:rsidR="0000685E" w:rsidRPr="007D72DA" w:rsidRDefault="0000685E" w:rsidP="0000685E">
      <w:pPr>
        <w:pStyle w:val="TF-FONTE"/>
      </w:pPr>
      <w:r>
        <w:t xml:space="preserve">Fonte: </w:t>
      </w:r>
      <w:r w:rsidR="00E75144">
        <w:t>Digitalizado</w:t>
      </w:r>
      <w:r>
        <w:t xml:space="preserve"> pelo</w:t>
      </w:r>
      <w:del w:id="106" w:author="Dalton Solano dos Reis" w:date="2022-12-03T19:51:00Z">
        <w:r w:rsidR="00140FD7" w:rsidDel="00C423F2">
          <w:delText>s</w:delText>
        </w:r>
      </w:del>
      <w:r>
        <w:t xml:space="preserve"> autor</w:t>
      </w:r>
      <w:del w:id="107" w:author="Dalton Solano dos Reis" w:date="2022-12-03T19:51:00Z">
        <w:r w:rsidR="00140FD7" w:rsidDel="00C423F2">
          <w:delText>es</w:delText>
        </w:r>
      </w:del>
      <w:r>
        <w:t>.</w:t>
      </w:r>
    </w:p>
    <w:p w14:paraId="257C5272" w14:textId="4E7A9583" w:rsidR="006C4279" w:rsidRPr="00074211" w:rsidRDefault="0000685E">
      <w:pPr>
        <w:pStyle w:val="Ttulo2"/>
        <w:rPr>
          <w:lang w:val="en-US"/>
        </w:rPr>
        <w:pPrChange w:id="108" w:author="Dalton Solano dos Reis" w:date="2022-12-03T20:59:00Z">
          <w:pPr>
            <w:pStyle w:val="Ttulo2"/>
            <w:ind w:left="567" w:hanging="567"/>
          </w:pPr>
        </w:pPrChange>
      </w:pPr>
      <w:bookmarkStart w:id="109" w:name="_Ref120991102"/>
      <w:r w:rsidRPr="00074211">
        <w:rPr>
          <w:lang w:val="en-US"/>
        </w:rPr>
        <w:t>Speech to Text e Text to speech</w:t>
      </w:r>
      <w:bookmarkEnd w:id="109"/>
    </w:p>
    <w:p w14:paraId="067E43F1" w14:textId="32516285" w:rsidR="00C53F47" w:rsidRDefault="00727244" w:rsidP="001B2F1E">
      <w:pPr>
        <w:pStyle w:val="TF-TEXTO"/>
      </w:pPr>
      <w:r>
        <w:t xml:space="preserve">Segundo </w:t>
      </w:r>
      <w:r w:rsidRPr="00727244">
        <w:t>Herchonvicz</w:t>
      </w:r>
      <w:r>
        <w:t xml:space="preserve">, </w:t>
      </w:r>
      <w:r w:rsidRPr="00727244">
        <w:t>Franco</w:t>
      </w:r>
      <w:r>
        <w:t xml:space="preserve"> e </w:t>
      </w:r>
      <w:r w:rsidRPr="00727244">
        <w:t>Jasinski</w:t>
      </w:r>
      <w:r>
        <w:t xml:space="preserve"> (2019), embora o sistema de reconhecimento de fala tenha sido aprimorado para utilização prática, alguns desafios permanecem. Por exemplo, o reconhecimento de fala em vários idiomas ainda não é resolvido devido à escassez de dados de conversação e textos com dicionários de pronúncia, a falta de convenções de linguagem e a lacuna entre a lacuna entre a tecnologia e linguagem perícia. Em contrapartida, a Apple possui a</w:t>
      </w:r>
      <w:r w:rsidR="00C53F47">
        <w:t xml:space="preserve"> </w:t>
      </w:r>
      <w:r w:rsidR="00C53F47" w:rsidRPr="00C53F47">
        <w:rPr>
          <w:i/>
          <w:iCs/>
        </w:rPr>
        <w:t>framework</w:t>
      </w:r>
      <w:r w:rsidR="00C53F47">
        <w:t xml:space="preserve"> AVFoundation </w:t>
      </w:r>
      <w:r>
        <w:t xml:space="preserve">que, </w:t>
      </w:r>
      <w:r w:rsidR="00C53F47">
        <w:t>dentre as várias funcionalidades, a principal utilizada nesse projeto é a que permite transformar textos em saídas de voz, garantindo</w:t>
      </w:r>
      <w:r w:rsidR="009E2D03" w:rsidRPr="009E2D03">
        <w:t xml:space="preserve"> </w:t>
      </w:r>
      <w:r w:rsidR="009E2D03">
        <w:t>assim</w:t>
      </w:r>
      <w:r w:rsidR="00C53F47">
        <w:t xml:space="preserve"> a i</w:t>
      </w:r>
      <w:ins w:id="110" w:author="Dalton Solano dos Reis" w:date="2022-12-03T19:53:00Z">
        <w:r w:rsidR="00405D2F">
          <w:t>n</w:t>
        </w:r>
      </w:ins>
      <w:r w:rsidR="00C53F47">
        <w:t xml:space="preserve">teração com o usuário final (APPLE, </w:t>
      </w:r>
      <w:r w:rsidR="00A24128">
        <w:t>2022a</w:t>
      </w:r>
      <w:r w:rsidR="00C53F47">
        <w:t xml:space="preserve">). </w:t>
      </w:r>
      <w:del w:id="111" w:author="Dalton Solano dos Reis" w:date="2022-12-03T19:54:00Z">
        <w:r w:rsidDel="00405D2F">
          <w:delText xml:space="preserve">E </w:delText>
        </w:r>
      </w:del>
      <w:ins w:id="112" w:author="Dalton Solano dos Reis" w:date="2022-12-03T19:54:00Z">
        <w:r w:rsidR="00405D2F">
          <w:t xml:space="preserve">Já </w:t>
        </w:r>
      </w:ins>
      <w:del w:id="113" w:author="Dalton Solano dos Reis" w:date="2022-12-03T19:54:00Z">
        <w:r w:rsidDel="00405D2F">
          <w:delText>a</w:delText>
        </w:r>
        <w:r w:rsidR="00C53F47" w:rsidDel="00405D2F">
          <w:delText xml:space="preserve"> </w:delText>
        </w:r>
      </w:del>
      <w:ins w:id="114" w:author="Dalton Solano dos Reis" w:date="2022-12-03T19:54:00Z">
        <w:r w:rsidR="00405D2F">
          <w:t xml:space="preserve">o </w:t>
        </w:r>
      </w:ins>
      <w:r w:rsidR="00C53F47" w:rsidRPr="00C53F47">
        <w:rPr>
          <w:i/>
          <w:iCs/>
        </w:rPr>
        <w:t>framework</w:t>
      </w:r>
      <w:r w:rsidR="00C53F47">
        <w:t xml:space="preserve"> Speech permite </w:t>
      </w:r>
      <w:ins w:id="115" w:author="Dalton Solano dos Reis" w:date="2022-12-03T19:55:00Z">
        <w:r w:rsidR="00405D2F">
          <w:t xml:space="preserve">fazer o processo contrário, ou seja, </w:t>
        </w:r>
      </w:ins>
      <w:r w:rsidR="00C53F47">
        <w:t xml:space="preserve">reconhecer palavras faladas ou em áudio gravado ao vivo (APPLE, </w:t>
      </w:r>
      <w:r w:rsidR="00A24128">
        <w:t>2022d</w:t>
      </w:r>
      <w:r w:rsidR="00C53F47">
        <w:t>).</w:t>
      </w:r>
      <w:r>
        <w:t xml:space="preserve"> N</w:t>
      </w:r>
      <w:r w:rsidR="00EA1D8D">
        <w:t xml:space="preserve">o </w:t>
      </w:r>
      <w:ins w:id="116" w:author="Dalton Solano dos Reis" w:date="2022-12-03T19:56:00Z">
        <w:r w:rsidR="00405D2F">
          <w:fldChar w:fldCharType="begin"/>
        </w:r>
        <w:r w:rsidR="00405D2F">
          <w:instrText xml:space="preserve"> REF _Ref120989828 \h </w:instrText>
        </w:r>
      </w:ins>
      <w:r w:rsidR="00405D2F">
        <w:fldChar w:fldCharType="separate"/>
      </w:r>
      <w:ins w:id="117" w:author="Dalton Solano dos Reis" w:date="2022-12-03T19:56:00Z">
        <w:r w:rsidR="00405D2F">
          <w:t xml:space="preserve">Quadro </w:t>
        </w:r>
        <w:r w:rsidR="00405D2F">
          <w:rPr>
            <w:noProof/>
          </w:rPr>
          <w:t>1</w:t>
        </w:r>
        <w:r w:rsidR="00405D2F">
          <w:fldChar w:fldCharType="end"/>
        </w:r>
      </w:ins>
      <w:del w:id="118" w:author="Dalton Solano dos Reis" w:date="2022-12-03T19:56:00Z">
        <w:r w:rsidR="00EA1D8D" w:rsidDel="00405D2F">
          <w:delText>Quadro 1</w:delText>
        </w:r>
      </w:del>
      <w:r>
        <w:t xml:space="preserve"> é apresentado um trecho do código</w:t>
      </w:r>
      <w:r w:rsidR="008C296E">
        <w:t xml:space="preserve"> do aplicativo</w:t>
      </w:r>
      <w:r>
        <w:t xml:space="preserve"> que realiza a conversão de texto para fala utilizando o AVFoundation.</w:t>
      </w:r>
      <w:ins w:id="119" w:author="Dalton Solano dos Reis" w:date="2022-12-03T19:57:00Z">
        <w:r w:rsidR="00405D2F">
          <w:t xml:space="preserve"> </w:t>
        </w:r>
        <w:r w:rsidR="00405D2F" w:rsidRPr="00405D2F">
          <w:rPr>
            <w:highlight w:val="cyan"/>
            <w:rPrChange w:id="120" w:author="Dalton Solano dos Reis" w:date="2022-12-03T19:57:00Z">
              <w:rPr/>
            </w:rPrChange>
          </w:rPr>
          <w:t>Mais ..</w:t>
        </w:r>
      </w:ins>
    </w:p>
    <w:p w14:paraId="3A4A022F" w14:textId="657344F8" w:rsidR="00727244" w:rsidRDefault="00405D2F" w:rsidP="00405D2F">
      <w:pPr>
        <w:pStyle w:val="TF-LEGENDA"/>
      </w:pPr>
      <w:bookmarkStart w:id="121" w:name="_Ref120989828"/>
      <w:ins w:id="122" w:author="Dalton Solano dos Reis" w:date="2022-12-03T19:55:00Z">
        <w:r>
          <w:lastRenderedPageBreak/>
          <w:t xml:space="preserve">Quadro </w:t>
        </w:r>
        <w:r>
          <w:fldChar w:fldCharType="begin"/>
        </w:r>
        <w:r>
          <w:instrText xml:space="preserve"> SEQ Quadro \* ARABIC </w:instrText>
        </w:r>
      </w:ins>
      <w:r>
        <w:fldChar w:fldCharType="separate"/>
      </w:r>
      <w:ins w:id="123" w:author="Dalton Solano dos Reis" w:date="2022-12-03T20:05:00Z">
        <w:r w:rsidR="005A03F4">
          <w:rPr>
            <w:noProof/>
          </w:rPr>
          <w:t>1</w:t>
        </w:r>
      </w:ins>
      <w:ins w:id="124" w:author="Dalton Solano dos Reis" w:date="2022-12-03T19:55:00Z">
        <w:r>
          <w:fldChar w:fldCharType="end"/>
        </w:r>
      </w:ins>
      <w:bookmarkEnd w:id="121"/>
      <w:del w:id="125" w:author="Dalton Solano dos Reis" w:date="2022-12-03T19:56:00Z">
        <w:r w:rsidR="00EA1D8D" w:rsidDel="00405D2F">
          <w:delText>Quadro 1</w:delText>
        </w:r>
      </w:del>
      <w:ins w:id="126" w:author="Dalton Solano dos Reis" w:date="2022-12-03T19:56:00Z">
        <w:r>
          <w:t xml:space="preserve"> </w:t>
        </w:r>
      </w:ins>
      <w:r w:rsidR="00727244">
        <w:t xml:space="preserve">– </w:t>
      </w:r>
      <w:r w:rsidR="008C296E">
        <w:t>Conversão de voz de t</w:t>
      </w:r>
      <w:r w:rsidR="00727244">
        <w:t>exto para áudio</w:t>
      </w:r>
    </w:p>
    <w:p w14:paraId="0B0F10B1" w14:textId="7CDAEBE6" w:rsidR="00727244" w:rsidRDefault="00A95FA8" w:rsidP="00727244">
      <w:pPr>
        <w:pStyle w:val="TF-FIGURA"/>
      </w:pPr>
      <w:r>
        <w:rPr>
          <w:noProof/>
        </w:rPr>
        <w:drawing>
          <wp:inline distT="0" distB="0" distL="0" distR="0" wp14:anchorId="041AEC9D" wp14:editId="5BFC65D1">
            <wp:extent cx="5707380" cy="18973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CC9B" w14:textId="5B73FE16" w:rsidR="00727244" w:rsidRDefault="00727244" w:rsidP="00727244">
      <w:pPr>
        <w:pStyle w:val="TF-FONTE"/>
      </w:pPr>
      <w:r>
        <w:t>Fonte: Elaborado pelo</w:t>
      </w:r>
      <w:del w:id="127" w:author="Dalton Solano dos Reis" w:date="2022-12-03T19:56:00Z">
        <w:r w:rsidR="00140FD7" w:rsidDel="00405D2F">
          <w:delText>s</w:delText>
        </w:r>
      </w:del>
      <w:r>
        <w:t xml:space="preserve"> autor</w:t>
      </w:r>
      <w:del w:id="128" w:author="Dalton Solano dos Reis" w:date="2022-12-03T19:57:00Z">
        <w:r w:rsidR="00140FD7" w:rsidDel="00405D2F">
          <w:delText>es</w:delText>
        </w:r>
      </w:del>
      <w:r>
        <w:t>.</w:t>
      </w:r>
    </w:p>
    <w:p w14:paraId="4B4647E8" w14:textId="77777777" w:rsidR="00A7748B" w:rsidRDefault="00A7748B" w:rsidP="00AF3C93">
      <w:pPr>
        <w:pStyle w:val="Ttulo2"/>
      </w:pPr>
      <w:bookmarkStart w:id="129" w:name="_Ref120991113"/>
      <w:r>
        <w:t>TRABALHOS CORRELATOS</w:t>
      </w:r>
      <w:bookmarkEnd w:id="129"/>
    </w:p>
    <w:p w14:paraId="06D8F84F" w14:textId="25757063" w:rsidR="000D59B1" w:rsidRDefault="000D59B1" w:rsidP="000D59B1">
      <w:pPr>
        <w:pStyle w:val="TF-TEXTO"/>
      </w:pPr>
      <w:r>
        <w:t xml:space="preserve">A seguir são apresentados três trabalhos correlatos. No </w:t>
      </w:r>
      <w:ins w:id="130" w:author="Dalton Solano dos Reis" w:date="2022-12-03T20:09:00Z">
        <w:r w:rsidR="005A03F4">
          <w:fldChar w:fldCharType="begin"/>
        </w:r>
        <w:r w:rsidR="005A03F4">
          <w:instrText xml:space="preserve"> REF _Ref120990604 \h </w:instrText>
        </w:r>
      </w:ins>
      <w:r w:rsidR="005A03F4">
        <w:fldChar w:fldCharType="separate"/>
      </w:r>
      <w:ins w:id="131" w:author="Dalton Solano dos Reis" w:date="2022-12-03T20:09:00Z">
        <w:r w:rsidR="005A03F4">
          <w:t xml:space="preserve">Quadro </w:t>
        </w:r>
        <w:r w:rsidR="005A03F4">
          <w:rPr>
            <w:noProof/>
          </w:rPr>
          <w:t>2</w:t>
        </w:r>
        <w:r w:rsidR="005A03F4">
          <w:fldChar w:fldCharType="end"/>
        </w:r>
        <w:r w:rsidR="005A03F4">
          <w:t xml:space="preserve"> </w:t>
        </w:r>
      </w:ins>
      <w:del w:id="132" w:author="Dalton Solano dos Reis" w:date="2022-12-03T20:09:00Z">
        <w:r w:rsidDel="005A03F4">
          <w:delText xml:space="preserve">Quadro </w:delText>
        </w:r>
        <w:r w:rsidR="00EA1D8D" w:rsidDel="005A03F4">
          <w:delText>2</w:delText>
        </w:r>
        <w:r w:rsidDel="005A03F4">
          <w:delText xml:space="preserve"> </w:delText>
        </w:r>
      </w:del>
      <w:r>
        <w:t xml:space="preserve">é apresentado o projeto de Rossi, Freitas e Reis (2019), que consiste em um mapeamento tridimensional em ambientes internos. </w:t>
      </w:r>
      <w:r w:rsidR="0028672C">
        <w:t>N</w:t>
      </w:r>
      <w:r>
        <w:t xml:space="preserve">o </w:t>
      </w:r>
      <w:ins w:id="133" w:author="Dalton Solano dos Reis" w:date="2022-12-03T20:10:00Z">
        <w:r w:rsidR="005A03F4">
          <w:fldChar w:fldCharType="begin"/>
        </w:r>
        <w:r w:rsidR="005A03F4">
          <w:instrText xml:space="preserve"> REF _Ref120990619 \h </w:instrText>
        </w:r>
      </w:ins>
      <w:r w:rsidR="005A03F4">
        <w:fldChar w:fldCharType="separate"/>
      </w:r>
      <w:ins w:id="134" w:author="Dalton Solano dos Reis" w:date="2022-12-03T20:10:00Z">
        <w:r w:rsidR="005A03F4">
          <w:t xml:space="preserve">Quadro </w:t>
        </w:r>
        <w:r w:rsidR="005A03F4">
          <w:rPr>
            <w:noProof/>
          </w:rPr>
          <w:t>3</w:t>
        </w:r>
        <w:r w:rsidR="005A03F4">
          <w:fldChar w:fldCharType="end"/>
        </w:r>
        <w:r w:rsidR="005A03F4">
          <w:t xml:space="preserve"> </w:t>
        </w:r>
      </w:ins>
      <w:del w:id="135" w:author="Dalton Solano dos Reis" w:date="2022-12-03T20:10:00Z">
        <w:r w:rsidDel="005A03F4">
          <w:delText xml:space="preserve">Quadro </w:delText>
        </w:r>
        <w:r w:rsidR="00EA1D8D" w:rsidDel="005A03F4">
          <w:delText>3</w:delText>
        </w:r>
        <w:r w:rsidDel="005A03F4">
          <w:delText xml:space="preserve"> </w:delText>
        </w:r>
      </w:del>
      <w:r>
        <w:t xml:space="preserve">é apresentado o trabalho de Franco e Heinzle (2018), </w:t>
      </w:r>
      <w:r w:rsidR="009E2D03">
        <w:t xml:space="preserve">que </w:t>
      </w:r>
      <w:r>
        <w:t>criaram um aplicativo para reconhecimento de objetos em imagens para pessoas portadoras de deficiência visual.</w:t>
      </w:r>
      <w:r w:rsidR="0028672C">
        <w:t xml:space="preserve"> Por fim, </w:t>
      </w:r>
      <w:r w:rsidR="009E2D03">
        <w:t>n</w:t>
      </w:r>
      <w:r w:rsidR="0028672C">
        <w:t xml:space="preserve">o </w:t>
      </w:r>
      <w:ins w:id="136" w:author="Dalton Solano dos Reis" w:date="2022-12-03T20:10:00Z">
        <w:r w:rsidR="005A03F4">
          <w:fldChar w:fldCharType="begin"/>
        </w:r>
        <w:r w:rsidR="005A03F4">
          <w:instrText xml:space="preserve"> REF _Ref120990633 \h </w:instrText>
        </w:r>
      </w:ins>
      <w:r w:rsidR="005A03F4">
        <w:fldChar w:fldCharType="separate"/>
      </w:r>
      <w:ins w:id="137" w:author="Dalton Solano dos Reis" w:date="2022-12-03T20:10:00Z">
        <w:r w:rsidR="005A03F4">
          <w:t xml:space="preserve">Quadro </w:t>
        </w:r>
        <w:r w:rsidR="005A03F4">
          <w:rPr>
            <w:noProof/>
          </w:rPr>
          <w:t>4</w:t>
        </w:r>
        <w:r w:rsidR="005A03F4">
          <w:fldChar w:fldCharType="end"/>
        </w:r>
        <w:r w:rsidR="005A03F4">
          <w:t xml:space="preserve"> </w:t>
        </w:r>
      </w:ins>
      <w:del w:id="138" w:author="Dalton Solano dos Reis" w:date="2022-12-03T20:10:00Z">
        <w:r w:rsidR="0028672C" w:rsidDel="005A03F4">
          <w:delText xml:space="preserve">Quadro </w:delText>
        </w:r>
        <w:r w:rsidR="00EA1D8D" w:rsidDel="005A03F4">
          <w:delText>4</w:delText>
        </w:r>
        <w:r w:rsidR="0028672C" w:rsidDel="005A03F4">
          <w:delText xml:space="preserve"> </w:delText>
        </w:r>
      </w:del>
      <w:r w:rsidR="009E2D03">
        <w:t>é</w:t>
      </w:r>
      <w:r w:rsidR="0028672C">
        <w:t xml:space="preserve"> descrito o trabalho de Pereira (2022), que compara mapas de suscetibilidade a deslizamentos com dados do LiDAR e VANT.</w:t>
      </w:r>
    </w:p>
    <w:p w14:paraId="0DC62F03" w14:textId="47CFCCFC" w:rsidR="000D59B1" w:rsidRPr="001B7764" w:rsidRDefault="00ED045B" w:rsidP="00ED045B">
      <w:pPr>
        <w:pStyle w:val="TF-LEGENDA"/>
      </w:pPr>
      <w:bookmarkStart w:id="139" w:name="_Ref120990604"/>
      <w:ins w:id="140" w:author="Dalton Solano dos Reis" w:date="2022-12-03T20:02:00Z">
        <w:r>
          <w:t xml:space="preserve">Quadro </w:t>
        </w:r>
        <w:r>
          <w:fldChar w:fldCharType="begin"/>
        </w:r>
        <w:r>
          <w:instrText xml:space="preserve"> SEQ Quadro \* ARABIC </w:instrText>
        </w:r>
      </w:ins>
      <w:r>
        <w:fldChar w:fldCharType="separate"/>
      </w:r>
      <w:ins w:id="141" w:author="Dalton Solano dos Reis" w:date="2022-12-03T20:05:00Z">
        <w:r w:rsidR="005A03F4">
          <w:rPr>
            <w:noProof/>
          </w:rPr>
          <w:t>2</w:t>
        </w:r>
      </w:ins>
      <w:ins w:id="142" w:author="Dalton Solano dos Reis" w:date="2022-12-03T20:02:00Z">
        <w:r>
          <w:fldChar w:fldCharType="end"/>
        </w:r>
      </w:ins>
      <w:bookmarkEnd w:id="139"/>
      <w:del w:id="143" w:author="Dalton Solano dos Reis" w:date="2022-12-03T20:02:00Z">
        <w:r w:rsidR="000D59B1" w:rsidDel="00ED045B">
          <w:delText xml:space="preserve">Quadro </w:delText>
        </w:r>
        <w:r w:rsidR="00EA1D8D" w:rsidDel="00ED045B">
          <w:delText>2</w:delText>
        </w:r>
        <w:r w:rsidR="000D59B1" w:rsidDel="00ED045B">
          <w:delText xml:space="preserve"> </w:delText>
        </w:r>
      </w:del>
      <w:ins w:id="144" w:author="Dalton Solano dos Reis" w:date="2022-12-03T20:02:00Z">
        <w:r>
          <w:t xml:space="preserve"> </w:t>
        </w:r>
      </w:ins>
      <w:r w:rsidR="000D59B1">
        <w:t xml:space="preserve">– </w:t>
      </w:r>
      <w:r w:rsidR="0028672C">
        <w:t>Mapeamento 3D de um ambiente interno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0D59B1" w14:paraId="56002E78" w14:textId="77777777" w:rsidTr="00F662B8">
        <w:tc>
          <w:tcPr>
            <w:tcW w:w="1701" w:type="dxa"/>
            <w:shd w:val="clear" w:color="auto" w:fill="auto"/>
          </w:tcPr>
          <w:p w14:paraId="0706385F" w14:textId="77777777" w:rsidR="000D59B1" w:rsidRDefault="000D59B1" w:rsidP="00F662B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4AD436B" w14:textId="6D903E74" w:rsidR="000D59B1" w:rsidRDefault="000D59B1" w:rsidP="00F662B8">
            <w:pPr>
              <w:pStyle w:val="TF-TEXTO-QUADRO"/>
            </w:pPr>
            <w:r>
              <w:t>Rossi, Freitas e Reis (20</w:t>
            </w:r>
            <w:r w:rsidR="00126B6D">
              <w:t>19</w:t>
            </w:r>
            <w:r>
              <w:t>)</w:t>
            </w:r>
          </w:p>
        </w:tc>
      </w:tr>
      <w:tr w:rsidR="000D59B1" w14:paraId="5B8F8DBD" w14:textId="77777777" w:rsidTr="00F662B8">
        <w:tc>
          <w:tcPr>
            <w:tcW w:w="1701" w:type="dxa"/>
            <w:shd w:val="clear" w:color="auto" w:fill="auto"/>
          </w:tcPr>
          <w:p w14:paraId="6003A030" w14:textId="77777777" w:rsidR="000D59B1" w:rsidRDefault="000D59B1" w:rsidP="00F662B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06252F2D" w14:textId="7410B444" w:rsidR="000D59B1" w:rsidRDefault="000D59B1" w:rsidP="00F662B8">
            <w:pPr>
              <w:pStyle w:val="TF-TEXTO-QUADRO"/>
            </w:pPr>
            <w:r>
              <w:t>O trabalho tem como objetivo desenvolver um protótipo robótico com o sensoriamento em 3D feito com base em um sensor LiDAR, capaz de efetuar o mapeamento em ambientes simulados e reais</w:t>
            </w:r>
          </w:p>
        </w:tc>
      </w:tr>
      <w:tr w:rsidR="000D59B1" w14:paraId="2621F3DA" w14:textId="77777777" w:rsidTr="00F662B8">
        <w:tc>
          <w:tcPr>
            <w:tcW w:w="1701" w:type="dxa"/>
            <w:shd w:val="clear" w:color="auto" w:fill="auto"/>
          </w:tcPr>
          <w:p w14:paraId="2D3D74F0" w14:textId="77777777" w:rsidR="000D59B1" w:rsidRDefault="000D59B1" w:rsidP="00F662B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9BBD688" w14:textId="29109129" w:rsidR="000D59B1" w:rsidRDefault="000D59B1" w:rsidP="00F662B8">
            <w:pPr>
              <w:pStyle w:val="TF-TEXTO-QUADRO"/>
            </w:pPr>
            <w:r>
              <w:t xml:space="preserve">Funciona com o princípio de triangulação, que é uma metodologia empregada para medir distâncias de um objeto. Para funcionar dessa maneira, o sensor emite um feixe de </w:t>
            </w:r>
            <w:r w:rsidR="00627373">
              <w:t>laser</w:t>
            </w:r>
            <w:r>
              <w:t xml:space="preserve"> que é refletido e captado por uma lente fotossensível. Dessa forma, quando o objeto a ser mapeado está mais próximo ou mais distante, os feixes tocam em uma parte diferente da lente e pelo princípio da triangulação geométrica é estimada a posição do objeto.</w:t>
            </w:r>
          </w:p>
        </w:tc>
      </w:tr>
      <w:tr w:rsidR="000D59B1" w14:paraId="1506C34F" w14:textId="77777777" w:rsidTr="00F662B8">
        <w:tc>
          <w:tcPr>
            <w:tcW w:w="1701" w:type="dxa"/>
            <w:shd w:val="clear" w:color="auto" w:fill="auto"/>
          </w:tcPr>
          <w:p w14:paraId="7F94C0DE" w14:textId="77777777" w:rsidR="000D59B1" w:rsidRDefault="000D59B1" w:rsidP="00F662B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08B7FA37" w14:textId="584A05C3" w:rsidR="000D59B1" w:rsidRDefault="00F64DAF" w:rsidP="00F662B8">
            <w:pPr>
              <w:pStyle w:val="TF-TEXTO-QUADRO"/>
            </w:pPr>
            <w:r>
              <w:t>Foi utilizado o sensor L</w:t>
            </w:r>
            <w:r w:rsidR="009E2D03">
              <w:t>i</w:t>
            </w:r>
            <w:r>
              <w:t>DAR modelo YDLIDARX4 para emitir o laser. Uma placa de desenvolvimento ESP32 com antena integrada. Uma Unidade Inercial de Medida (IMU) que é composto por um Acelerômetro e um Giroscópio MPU-6050. E um Encoder Rotativo KY-040.</w:t>
            </w:r>
          </w:p>
        </w:tc>
      </w:tr>
      <w:tr w:rsidR="000D59B1" w14:paraId="16D8D47C" w14:textId="77777777" w:rsidTr="00F662B8">
        <w:tc>
          <w:tcPr>
            <w:tcW w:w="1701" w:type="dxa"/>
            <w:shd w:val="clear" w:color="auto" w:fill="auto"/>
          </w:tcPr>
          <w:p w14:paraId="3F7F716F" w14:textId="77777777" w:rsidR="000D59B1" w:rsidRDefault="000D59B1" w:rsidP="00F662B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172F90F5" w14:textId="77777777" w:rsidR="000D59B1" w:rsidRDefault="000D59B1" w:rsidP="00F662B8">
            <w:pPr>
              <w:pStyle w:val="TF-TEXTO-QUADRO"/>
            </w:pPr>
            <w:r>
              <w:t>Os resultados obtidos mostraram que a precisão de ambos os modelos é maior que 0,70, a área sob a curva (AUC) é maior que 0,80, e o modelo gerado a partir dos dados LiDAR é mais preciso.</w:t>
            </w:r>
          </w:p>
        </w:tc>
      </w:tr>
    </w:tbl>
    <w:p w14:paraId="175C457B" w14:textId="78DB9D5B" w:rsidR="000D59B1" w:rsidRDefault="000D59B1" w:rsidP="000D59B1">
      <w:pPr>
        <w:pStyle w:val="TF-FONTE"/>
      </w:pPr>
      <w:r>
        <w:t>Fonte: elaborado pelo</w:t>
      </w:r>
      <w:del w:id="145" w:author="Dalton Solano dos Reis" w:date="2022-12-03T20:12:00Z">
        <w:r w:rsidR="00140FD7" w:rsidDel="005A03F4">
          <w:delText>s</w:delText>
        </w:r>
      </w:del>
      <w:r>
        <w:t xml:space="preserve"> autor</w:t>
      </w:r>
      <w:del w:id="146" w:author="Dalton Solano dos Reis" w:date="2022-12-03T20:12:00Z">
        <w:r w:rsidR="00140FD7" w:rsidDel="005A03F4">
          <w:delText>es</w:delText>
        </w:r>
      </w:del>
      <w:r>
        <w:t>.</w:t>
      </w:r>
    </w:p>
    <w:p w14:paraId="69975ADF" w14:textId="1001D7EC" w:rsidR="00C25AFA" w:rsidRDefault="00C25AFA" w:rsidP="00C25AFA">
      <w:pPr>
        <w:pStyle w:val="TF-TEXTO"/>
        <w:tabs>
          <w:tab w:val="left" w:pos="4410"/>
        </w:tabs>
      </w:pPr>
      <w:r>
        <w:t xml:space="preserve">Na </w:t>
      </w:r>
      <w:ins w:id="147" w:author="Dalton Solano dos Reis" w:date="2022-12-03T20:12:00Z">
        <w:r w:rsidR="005A03F4">
          <w:fldChar w:fldCharType="begin"/>
        </w:r>
        <w:r w:rsidR="005A03F4">
          <w:instrText xml:space="preserve"> REF _Ref120990764 \h </w:instrText>
        </w:r>
      </w:ins>
      <w:r w:rsidR="005A03F4">
        <w:fldChar w:fldCharType="separate"/>
      </w:r>
      <w:ins w:id="148" w:author="Dalton Solano dos Reis" w:date="2022-12-03T20:12:00Z">
        <w:r w:rsidR="005A03F4">
          <w:t xml:space="preserve">Figura </w:t>
        </w:r>
        <w:r w:rsidR="005A03F4">
          <w:rPr>
            <w:noProof/>
          </w:rPr>
          <w:t>4</w:t>
        </w:r>
        <w:r w:rsidR="005A03F4">
          <w:fldChar w:fldCharType="end"/>
        </w:r>
        <w:r w:rsidR="005A03F4">
          <w:t xml:space="preserve"> </w:t>
        </w:r>
      </w:ins>
      <w:del w:id="149" w:author="Dalton Solano dos Reis" w:date="2022-12-03T20:12:00Z">
        <w:r w:rsidDel="005A03F4">
          <w:delText xml:space="preserve">Figura </w:delText>
        </w:r>
        <w:r w:rsidR="00EA1D8D" w:rsidDel="005A03F4">
          <w:delText>4</w:delText>
        </w:r>
        <w:r w:rsidDel="005A03F4">
          <w:delText xml:space="preserve"> </w:delText>
        </w:r>
      </w:del>
      <w:r w:rsidR="009E2D03">
        <w:t>são</w:t>
      </w:r>
      <w:r>
        <w:t xml:space="preserve"> ilustrado</w:t>
      </w:r>
      <w:r w:rsidR="009E2D03">
        <w:t>s</w:t>
      </w:r>
      <w:r>
        <w:t xml:space="preserve"> os resultados capturados de uma varanda, que segundo </w:t>
      </w:r>
      <w:r w:rsidR="009E2D03">
        <w:t>Rossi, Freitas e Reis (2019), (a)</w:t>
      </w:r>
      <w:r>
        <w:t xml:space="preserve"> é uma nuvem de pontos gerada através dos dados do sensor L</w:t>
      </w:r>
      <w:r w:rsidR="009E2D03">
        <w:t>i</w:t>
      </w:r>
      <w:r>
        <w:t>DAR com base nos movimentos de rotação e translação</w:t>
      </w:r>
      <w:r w:rsidR="009E2D03">
        <w:t>,</w:t>
      </w:r>
      <w:r>
        <w:t xml:space="preserve"> (b) </w:t>
      </w:r>
      <w:r w:rsidR="009E2D03">
        <w:t>é</w:t>
      </w:r>
      <w:r>
        <w:t xml:space="preserve"> um mapa desse mesmo ambiente gerado pela grade de ocupação tridimensional de uma biblioteca, chamada de OctoMap, com base na nuvem de pontos.</w:t>
      </w:r>
    </w:p>
    <w:p w14:paraId="62410360" w14:textId="78823910" w:rsidR="00C25AFA" w:rsidRPr="00C25AFA" w:rsidRDefault="005A03F4" w:rsidP="005A03F4">
      <w:pPr>
        <w:pStyle w:val="TF-LEGENDA"/>
      </w:pPr>
      <w:bookmarkStart w:id="150" w:name="_Ref120990764"/>
      <w:ins w:id="151" w:author="Dalton Solano dos Reis" w:date="2022-12-03T20:06:00Z">
        <w:r>
          <w:lastRenderedPageBreak/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152" w:author="Dalton Solano dos Reis" w:date="2022-12-03T20:08:00Z">
        <w:r>
          <w:rPr>
            <w:noProof/>
          </w:rPr>
          <w:t>4</w:t>
        </w:r>
      </w:ins>
      <w:ins w:id="153" w:author="Dalton Solano dos Reis" w:date="2022-12-03T20:06:00Z">
        <w:r>
          <w:fldChar w:fldCharType="end"/>
        </w:r>
      </w:ins>
      <w:bookmarkEnd w:id="150"/>
      <w:del w:id="154" w:author="Dalton Solano dos Reis" w:date="2022-12-03T20:06:00Z">
        <w:r w:rsidR="00C25AFA" w:rsidDel="005A03F4">
          <w:delText xml:space="preserve">Figura </w:delText>
        </w:r>
        <w:r w:rsidR="00EA1D8D" w:rsidDel="005A03F4">
          <w:delText>4</w:delText>
        </w:r>
        <w:r w:rsidR="00C25AFA" w:rsidDel="005A03F4">
          <w:delText xml:space="preserve"> </w:delText>
        </w:r>
      </w:del>
      <w:ins w:id="155" w:author="Dalton Solano dos Reis" w:date="2022-12-03T20:06:00Z">
        <w:r>
          <w:t xml:space="preserve"> </w:t>
        </w:r>
      </w:ins>
      <w:r w:rsidR="00C25AFA">
        <w:t xml:space="preserve">– Resultados obtidos do </w:t>
      </w:r>
      <w:r w:rsidR="009E2D03">
        <w:t>s</w:t>
      </w:r>
      <w:r w:rsidR="00C25AFA">
        <w:t>ensor</w:t>
      </w:r>
    </w:p>
    <w:p w14:paraId="4092FF45" w14:textId="73CE0C10" w:rsidR="000D59B1" w:rsidRDefault="00126B6D" w:rsidP="00126B6D">
      <w:pPr>
        <w:pStyle w:val="TF-FIGURA"/>
      </w:pPr>
      <w:r>
        <w:rPr>
          <w:noProof/>
        </w:rPr>
        <w:drawing>
          <wp:inline distT="0" distB="0" distL="0" distR="0" wp14:anchorId="52CBA345" wp14:editId="10DFBB05">
            <wp:extent cx="5760720" cy="2425700"/>
            <wp:effectExtent l="0" t="0" r="0" b="0"/>
            <wp:docPr id="7" name="Imagem 7" descr="Tela de jogo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jogo de vídeo game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5F5A" w14:textId="5581520B" w:rsidR="009C35AD" w:rsidRPr="009C35AD" w:rsidRDefault="00126B6D" w:rsidP="002D111A">
      <w:pPr>
        <w:pStyle w:val="TF-FONTE"/>
      </w:pPr>
      <w:r>
        <w:t>Fonte: Rossi, Freitas e Reis (2019).</w:t>
      </w:r>
    </w:p>
    <w:p w14:paraId="24D08A59" w14:textId="1F4C3D06" w:rsidR="009C35AD" w:rsidRPr="001B7764" w:rsidRDefault="00ED045B" w:rsidP="00ED045B">
      <w:pPr>
        <w:pStyle w:val="TF-LEGENDA"/>
      </w:pPr>
      <w:bookmarkStart w:id="156" w:name="_Ref120990619"/>
      <w:ins w:id="157" w:author="Dalton Solano dos Reis" w:date="2022-12-03T20:02:00Z">
        <w:r>
          <w:t xml:space="preserve">Quadro </w:t>
        </w:r>
        <w:r>
          <w:fldChar w:fldCharType="begin"/>
        </w:r>
        <w:r>
          <w:instrText xml:space="preserve"> SEQ Quadro \* ARABIC </w:instrText>
        </w:r>
      </w:ins>
      <w:r>
        <w:fldChar w:fldCharType="separate"/>
      </w:r>
      <w:ins w:id="158" w:author="Dalton Solano dos Reis" w:date="2022-12-03T20:05:00Z">
        <w:r w:rsidR="005A03F4">
          <w:rPr>
            <w:noProof/>
          </w:rPr>
          <w:t>3</w:t>
        </w:r>
      </w:ins>
      <w:ins w:id="159" w:author="Dalton Solano dos Reis" w:date="2022-12-03T20:02:00Z">
        <w:r>
          <w:fldChar w:fldCharType="end"/>
        </w:r>
      </w:ins>
      <w:bookmarkEnd w:id="156"/>
      <w:del w:id="160" w:author="Dalton Solano dos Reis" w:date="2022-12-03T20:02:00Z">
        <w:r w:rsidR="009C35AD" w:rsidDel="00ED045B">
          <w:delText xml:space="preserve">Quadro </w:delText>
        </w:r>
        <w:r w:rsidR="00EA1D8D" w:rsidDel="00ED045B">
          <w:delText>3</w:delText>
        </w:r>
        <w:r w:rsidR="009C35AD" w:rsidDel="00ED045B">
          <w:delText xml:space="preserve"> </w:delText>
        </w:r>
      </w:del>
      <w:ins w:id="161" w:author="Dalton Solano dos Reis" w:date="2022-12-03T20:02:00Z">
        <w:r>
          <w:t xml:space="preserve"> </w:t>
        </w:r>
      </w:ins>
      <w:r w:rsidR="009C35AD">
        <w:t>– Aplicativo de reconhecimento de objetos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9C35AD" w14:paraId="01182E20" w14:textId="77777777" w:rsidTr="00F662B8">
        <w:tc>
          <w:tcPr>
            <w:tcW w:w="1701" w:type="dxa"/>
            <w:shd w:val="clear" w:color="auto" w:fill="auto"/>
          </w:tcPr>
          <w:p w14:paraId="6F582E0E" w14:textId="77777777" w:rsidR="009C35AD" w:rsidRDefault="009C35AD" w:rsidP="00F662B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24EBB1FE" w14:textId="0295C7AD" w:rsidR="009C35AD" w:rsidRDefault="009C35AD" w:rsidP="00F662B8">
            <w:pPr>
              <w:pStyle w:val="TF-TEXTO-QUADRO"/>
            </w:pPr>
            <w:bookmarkStart w:id="162" w:name="_Hlk101375646"/>
            <w:r w:rsidRPr="008B2285">
              <w:t>Franco e Heinzle (2018)</w:t>
            </w:r>
            <w:bookmarkEnd w:id="162"/>
          </w:p>
        </w:tc>
      </w:tr>
      <w:tr w:rsidR="009C35AD" w14:paraId="03D66A57" w14:textId="77777777" w:rsidTr="00F662B8">
        <w:tc>
          <w:tcPr>
            <w:tcW w:w="1701" w:type="dxa"/>
            <w:shd w:val="clear" w:color="auto" w:fill="auto"/>
          </w:tcPr>
          <w:p w14:paraId="17AE34BB" w14:textId="77777777" w:rsidR="009C35AD" w:rsidRDefault="009C35AD" w:rsidP="00F662B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112998C5" w14:textId="7149947C" w:rsidR="009C35AD" w:rsidRDefault="009E2D03" w:rsidP="00F662B8">
            <w:pPr>
              <w:pStyle w:val="TF-TEXTO-QUADRO"/>
            </w:pPr>
            <w:r>
              <w:t>O</w:t>
            </w:r>
            <w:r w:rsidR="00076843">
              <w:t xml:space="preserve"> objetivo era criar um aplicativo para instruir usuários, principalmente com deficiência visual, por meio da sintetização de voz em cada etapa do seu aplicativo de reconhecimento de objetos.</w:t>
            </w:r>
          </w:p>
        </w:tc>
      </w:tr>
      <w:tr w:rsidR="009C35AD" w14:paraId="3A90FEA1" w14:textId="77777777" w:rsidTr="00F662B8">
        <w:tc>
          <w:tcPr>
            <w:tcW w:w="1701" w:type="dxa"/>
            <w:shd w:val="clear" w:color="auto" w:fill="auto"/>
          </w:tcPr>
          <w:p w14:paraId="53BA403E" w14:textId="77777777" w:rsidR="009C35AD" w:rsidRDefault="009C35AD" w:rsidP="00F662B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B3F684C" w14:textId="439429F0" w:rsidR="009C35AD" w:rsidRDefault="00076843" w:rsidP="00F662B8">
            <w:pPr>
              <w:pStyle w:val="TF-TEXTO-QUADRO"/>
            </w:pPr>
            <w:r>
              <w:t xml:space="preserve">Instruções de voz para orientação e navegação pelo sistema. Reconhecer um objeto de uma foto da galeria ou do </w:t>
            </w:r>
            <w:r w:rsidRPr="00076843">
              <w:rPr>
                <w:i/>
                <w:iCs/>
              </w:rPr>
              <w:t>feed</w:t>
            </w:r>
            <w:r>
              <w:t xml:space="preserve"> da câmera.</w:t>
            </w:r>
          </w:p>
        </w:tc>
      </w:tr>
      <w:tr w:rsidR="009C35AD" w14:paraId="7CECAC64" w14:textId="77777777" w:rsidTr="00F662B8">
        <w:tc>
          <w:tcPr>
            <w:tcW w:w="1701" w:type="dxa"/>
            <w:shd w:val="clear" w:color="auto" w:fill="auto"/>
          </w:tcPr>
          <w:p w14:paraId="67854A37" w14:textId="77777777" w:rsidR="009C35AD" w:rsidRDefault="009C35AD" w:rsidP="00F662B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7F7D171D" w14:textId="3D385507" w:rsidR="009C35AD" w:rsidRDefault="00076843" w:rsidP="00F662B8">
            <w:pPr>
              <w:pStyle w:val="TF-TEXTO-QUADRO"/>
            </w:pPr>
            <w:r>
              <w:t>Cloud Text-to-Speech</w:t>
            </w:r>
            <w:r w:rsidR="001E59B7">
              <w:t xml:space="preserve"> para a sintetização de voz. API Cloud Vision para o reconhecimento de objetos.</w:t>
            </w:r>
          </w:p>
        </w:tc>
      </w:tr>
      <w:tr w:rsidR="009C35AD" w14:paraId="5F11FC2E" w14:textId="77777777" w:rsidTr="00F662B8">
        <w:tc>
          <w:tcPr>
            <w:tcW w:w="1701" w:type="dxa"/>
            <w:shd w:val="clear" w:color="auto" w:fill="auto"/>
          </w:tcPr>
          <w:p w14:paraId="1E9E7815" w14:textId="77777777" w:rsidR="009C35AD" w:rsidRDefault="009C35AD" w:rsidP="00F662B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0718BEE" w14:textId="3BFE674B" w:rsidR="009C35AD" w:rsidRDefault="001E59B7" w:rsidP="00F662B8">
            <w:pPr>
              <w:pStyle w:val="TF-TEXTO-QUADRO"/>
            </w:pPr>
            <w:r>
              <w:t xml:space="preserve">O aplicativo não estava 100% apto para pessoas </w:t>
            </w:r>
            <w:r w:rsidR="009E2D03">
              <w:t>com deficiência visual</w:t>
            </w:r>
            <w:r>
              <w:t>. Dependendo de alguns fatores como luz, distância e outros ruídos o resultado do reconhecimento é excelente, mas quando a distância é incrementada a sua precisão começa a declinar.</w:t>
            </w:r>
          </w:p>
        </w:tc>
      </w:tr>
    </w:tbl>
    <w:p w14:paraId="50045EEE" w14:textId="23C03416" w:rsidR="009C35AD" w:rsidRDefault="009C35AD" w:rsidP="009C35AD">
      <w:pPr>
        <w:pStyle w:val="TF-FONTE"/>
      </w:pPr>
      <w:r>
        <w:t>Fonte: elaborado pelo autor.</w:t>
      </w:r>
    </w:p>
    <w:p w14:paraId="1F9AFDFF" w14:textId="32C7E928" w:rsidR="001E59B7" w:rsidRDefault="001E59B7" w:rsidP="00F8626B">
      <w:pPr>
        <w:pStyle w:val="TF-TEXTO"/>
      </w:pPr>
      <w:r>
        <w:t xml:space="preserve">Na </w:t>
      </w:r>
      <w:ins w:id="163" w:author="Dalton Solano dos Reis" w:date="2022-12-03T20:14:00Z">
        <w:r w:rsidR="008A1925">
          <w:fldChar w:fldCharType="begin"/>
        </w:r>
        <w:r w:rsidR="008A1925">
          <w:instrText xml:space="preserve"> REF _Ref120990882 \h </w:instrText>
        </w:r>
      </w:ins>
      <w:r w:rsidR="008A1925">
        <w:fldChar w:fldCharType="separate"/>
      </w:r>
      <w:ins w:id="164" w:author="Dalton Solano dos Reis" w:date="2022-12-03T20:14:00Z">
        <w:r w:rsidR="008A1925">
          <w:t xml:space="preserve">Figura </w:t>
        </w:r>
        <w:r w:rsidR="008A1925">
          <w:rPr>
            <w:noProof/>
          </w:rPr>
          <w:t>5</w:t>
        </w:r>
        <w:r w:rsidR="008A1925">
          <w:fldChar w:fldCharType="end"/>
        </w:r>
        <w:r w:rsidR="008A1925">
          <w:t xml:space="preserve"> </w:t>
        </w:r>
      </w:ins>
      <w:del w:id="165" w:author="Dalton Solano dos Reis" w:date="2022-12-03T20:14:00Z">
        <w:r w:rsidDel="008A1925">
          <w:delText xml:space="preserve">Figura </w:delText>
        </w:r>
        <w:r w:rsidR="00EA1D8D" w:rsidDel="008A1925">
          <w:delText>5</w:delText>
        </w:r>
        <w:r w:rsidDel="008A1925">
          <w:delText xml:space="preserve"> </w:delText>
        </w:r>
      </w:del>
      <w:r>
        <w:t xml:space="preserve">é apresentado </w:t>
      </w:r>
      <w:r w:rsidR="00F8626B">
        <w:t>um breve comportamento do aplicativo de reconhecimento de imagens mencionado anteriormente, onde o usuário anexou uma imagem da galeria e a API retornou possíveis objetos que se encontram na imagem.</w:t>
      </w:r>
    </w:p>
    <w:p w14:paraId="6D430317" w14:textId="23A686E5" w:rsidR="00F8626B" w:rsidRDefault="005A03F4" w:rsidP="005A03F4">
      <w:pPr>
        <w:pStyle w:val="TF-LEGENDA"/>
      </w:pPr>
      <w:bookmarkStart w:id="166" w:name="_Ref120990882"/>
      <w:ins w:id="167" w:author="Dalton Solano dos Reis" w:date="2022-12-03T20:07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168" w:author="Dalton Solano dos Reis" w:date="2022-12-03T20:08:00Z">
        <w:r>
          <w:rPr>
            <w:noProof/>
          </w:rPr>
          <w:t>5</w:t>
        </w:r>
      </w:ins>
      <w:ins w:id="169" w:author="Dalton Solano dos Reis" w:date="2022-12-03T20:07:00Z">
        <w:r>
          <w:fldChar w:fldCharType="end"/>
        </w:r>
      </w:ins>
      <w:bookmarkEnd w:id="166"/>
      <w:del w:id="170" w:author="Dalton Solano dos Reis" w:date="2022-12-03T20:07:00Z">
        <w:r w:rsidR="00F8626B" w:rsidDel="005A03F4">
          <w:delText xml:space="preserve">Figura </w:delText>
        </w:r>
        <w:r w:rsidR="00EA1D8D" w:rsidDel="005A03F4">
          <w:delText>5</w:delText>
        </w:r>
        <w:r w:rsidR="00F8626B" w:rsidDel="005A03F4">
          <w:delText xml:space="preserve"> </w:delText>
        </w:r>
      </w:del>
      <w:ins w:id="171" w:author="Dalton Solano dos Reis" w:date="2022-12-03T20:07:00Z">
        <w:r>
          <w:t xml:space="preserve"> </w:t>
        </w:r>
      </w:ins>
      <w:r w:rsidR="00F8626B">
        <w:t>– Aplicativo de reconhecimento de imagem</w:t>
      </w:r>
    </w:p>
    <w:p w14:paraId="61419C4D" w14:textId="2BF192BE" w:rsidR="001E59B7" w:rsidRDefault="001E59B7" w:rsidP="00F8626B">
      <w:pPr>
        <w:pStyle w:val="TF-FIGURA"/>
      </w:pPr>
      <w:r>
        <w:rPr>
          <w:noProof/>
        </w:rPr>
        <w:drawing>
          <wp:inline distT="0" distB="0" distL="0" distR="0" wp14:anchorId="06960123" wp14:editId="1279CA9A">
            <wp:extent cx="5212684" cy="30175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433" cy="303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5E0F" w14:textId="2C3EA01A" w:rsidR="00F8626B" w:rsidRPr="001E59B7" w:rsidRDefault="00F8626B" w:rsidP="00F8626B">
      <w:pPr>
        <w:pStyle w:val="TF-FONTE"/>
      </w:pPr>
      <w:r>
        <w:t>Fonte: Franco e Heinzle (2018).</w:t>
      </w:r>
    </w:p>
    <w:p w14:paraId="7419ACD6" w14:textId="6BA3F8C0" w:rsidR="0028672C" w:rsidRPr="001B7764" w:rsidRDefault="00ED045B" w:rsidP="00ED045B">
      <w:pPr>
        <w:pStyle w:val="TF-LEGENDA"/>
      </w:pPr>
      <w:bookmarkStart w:id="172" w:name="_Ref120990633"/>
      <w:bookmarkStart w:id="173" w:name="_Ref520281304"/>
      <w:ins w:id="174" w:author="Dalton Solano dos Reis" w:date="2022-12-03T20:03:00Z">
        <w:r>
          <w:t xml:space="preserve">Quadro </w:t>
        </w:r>
        <w:r>
          <w:fldChar w:fldCharType="begin"/>
        </w:r>
        <w:r>
          <w:instrText xml:space="preserve"> SEQ Quadro \* ARABIC </w:instrText>
        </w:r>
      </w:ins>
      <w:r>
        <w:fldChar w:fldCharType="separate"/>
      </w:r>
      <w:ins w:id="175" w:author="Dalton Solano dos Reis" w:date="2022-12-03T20:05:00Z">
        <w:r w:rsidR="005A03F4">
          <w:rPr>
            <w:noProof/>
          </w:rPr>
          <w:t>4</w:t>
        </w:r>
      </w:ins>
      <w:ins w:id="176" w:author="Dalton Solano dos Reis" w:date="2022-12-03T20:03:00Z">
        <w:r>
          <w:fldChar w:fldCharType="end"/>
        </w:r>
      </w:ins>
      <w:bookmarkEnd w:id="172"/>
      <w:del w:id="177" w:author="Dalton Solano dos Reis" w:date="2022-12-03T20:03:00Z">
        <w:r w:rsidR="0028672C" w:rsidDel="00ED045B">
          <w:delText xml:space="preserve">Quadro </w:delText>
        </w:r>
        <w:bookmarkEnd w:id="173"/>
        <w:r w:rsidR="00EA1D8D" w:rsidDel="00ED045B">
          <w:delText>4</w:delText>
        </w:r>
        <w:r w:rsidR="0028672C" w:rsidDel="00ED045B">
          <w:delText xml:space="preserve"> </w:delText>
        </w:r>
      </w:del>
      <w:ins w:id="178" w:author="Dalton Solano dos Reis" w:date="2022-12-03T20:03:00Z">
        <w:r>
          <w:t xml:space="preserve"> </w:t>
        </w:r>
      </w:ins>
      <w:r w:rsidR="0028672C">
        <w:t>– Comparação de dados derivados de LiDAR e VANT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28672C" w14:paraId="6F93C946" w14:textId="77777777" w:rsidTr="00F662B8">
        <w:tc>
          <w:tcPr>
            <w:tcW w:w="1701" w:type="dxa"/>
            <w:shd w:val="clear" w:color="auto" w:fill="auto"/>
          </w:tcPr>
          <w:p w14:paraId="18089537" w14:textId="77777777" w:rsidR="0028672C" w:rsidRDefault="0028672C" w:rsidP="00F662B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C51220B" w14:textId="77777777" w:rsidR="0028672C" w:rsidRDefault="0028672C" w:rsidP="00F662B8">
            <w:pPr>
              <w:pStyle w:val="TF-TEXTO-QUADRO"/>
            </w:pPr>
            <w:r>
              <w:t>Pereira (2022)</w:t>
            </w:r>
          </w:p>
        </w:tc>
      </w:tr>
      <w:tr w:rsidR="0028672C" w14:paraId="40C34FD7" w14:textId="77777777" w:rsidTr="00F662B8">
        <w:tc>
          <w:tcPr>
            <w:tcW w:w="1701" w:type="dxa"/>
            <w:shd w:val="clear" w:color="auto" w:fill="auto"/>
          </w:tcPr>
          <w:p w14:paraId="139D7500" w14:textId="77777777" w:rsidR="0028672C" w:rsidRDefault="0028672C" w:rsidP="00F662B8">
            <w:pPr>
              <w:pStyle w:val="TF-TEXTO-QUADRO"/>
            </w:pPr>
            <w:r>
              <w:lastRenderedPageBreak/>
              <w:t>Objetivos</w:t>
            </w:r>
          </w:p>
        </w:tc>
        <w:tc>
          <w:tcPr>
            <w:tcW w:w="7970" w:type="dxa"/>
            <w:shd w:val="clear" w:color="auto" w:fill="auto"/>
          </w:tcPr>
          <w:p w14:paraId="1A9E2A23" w14:textId="77777777" w:rsidR="0028672C" w:rsidRDefault="0028672C" w:rsidP="00F662B8">
            <w:pPr>
              <w:pStyle w:val="TF-TEXTO-QUADRO"/>
            </w:pPr>
            <w:r>
              <w:t>O objetivo é comparar mapas de suscetibilidade a deslizamentos gerados pelo algoritmo de aprendizado de máquina floresta aleatória (Random Forest - RF) com dados de LiDAR e VANT</w:t>
            </w:r>
          </w:p>
        </w:tc>
      </w:tr>
      <w:tr w:rsidR="0028672C" w14:paraId="2C262361" w14:textId="77777777" w:rsidTr="00F662B8">
        <w:tc>
          <w:tcPr>
            <w:tcW w:w="1701" w:type="dxa"/>
            <w:shd w:val="clear" w:color="auto" w:fill="auto"/>
          </w:tcPr>
          <w:p w14:paraId="1FDABDC1" w14:textId="77777777" w:rsidR="0028672C" w:rsidRDefault="0028672C" w:rsidP="00F662B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5AE5601" w14:textId="1AFB0291" w:rsidR="0028672C" w:rsidRDefault="003605C6" w:rsidP="00F662B8">
            <w:pPr>
              <w:pStyle w:val="TF-TEXTO-QUADRO"/>
            </w:pPr>
            <w:r>
              <w:t xml:space="preserve">Utilizar o LiDAR e VANT para extrair métricas como a Precisão, Acurácia, Recall e F1-Score (medida de precisão) e comparar os dois modelos de mapeamento de suscetibilidade a deslizamentos utilizando o RF. </w:t>
            </w:r>
          </w:p>
        </w:tc>
      </w:tr>
      <w:tr w:rsidR="0028672C" w14:paraId="2BA8EA07" w14:textId="77777777" w:rsidTr="00F662B8">
        <w:tc>
          <w:tcPr>
            <w:tcW w:w="1701" w:type="dxa"/>
            <w:shd w:val="clear" w:color="auto" w:fill="auto"/>
          </w:tcPr>
          <w:p w14:paraId="4E2810DC" w14:textId="77777777" w:rsidR="0028672C" w:rsidRDefault="0028672C" w:rsidP="00F662B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721BB2D8" w14:textId="518EADEC" w:rsidR="0028672C" w:rsidRDefault="003605C6" w:rsidP="00F662B8">
            <w:pPr>
              <w:pStyle w:val="TF-TEXTO-QUADRO"/>
            </w:pPr>
            <w:r>
              <w:t>Modelo Digital de Elevação, Modelos Digital de Terrenos, sensor LiDAR, Veículo Aéreo Não-Tripulado (VANT)</w:t>
            </w:r>
          </w:p>
        </w:tc>
      </w:tr>
      <w:tr w:rsidR="0028672C" w14:paraId="0CA577D0" w14:textId="77777777" w:rsidTr="00F662B8">
        <w:tc>
          <w:tcPr>
            <w:tcW w:w="1701" w:type="dxa"/>
            <w:shd w:val="clear" w:color="auto" w:fill="auto"/>
          </w:tcPr>
          <w:p w14:paraId="0A26D534" w14:textId="77777777" w:rsidR="0028672C" w:rsidRDefault="0028672C" w:rsidP="00F662B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0ECDEA62" w14:textId="77777777" w:rsidR="0028672C" w:rsidRDefault="0028672C" w:rsidP="00F662B8">
            <w:pPr>
              <w:pStyle w:val="TF-TEXTO-QUADRO"/>
            </w:pPr>
            <w:r>
              <w:t>Os resultados obtidos mostraram que a precisão de ambos os modelos é maior que 0,70, a área sob a curva (AUC) é maior que 0,80, e o modelo gerado a partir dos dados LiDAR é mais preciso.</w:t>
            </w:r>
          </w:p>
        </w:tc>
      </w:tr>
    </w:tbl>
    <w:p w14:paraId="5EB119B8" w14:textId="66845509" w:rsidR="000D59B1" w:rsidRDefault="0028672C" w:rsidP="003605C6">
      <w:pPr>
        <w:pStyle w:val="TF-FONTE"/>
      </w:pPr>
      <w:r>
        <w:t>Fonte: elaborado pelo</w:t>
      </w:r>
      <w:del w:id="179" w:author="Dalton Solano dos Reis" w:date="2022-12-03T20:16:00Z">
        <w:r w:rsidR="00140FD7" w:rsidDel="008A1925">
          <w:delText>s</w:delText>
        </w:r>
      </w:del>
      <w:r>
        <w:t xml:space="preserve"> autor</w:t>
      </w:r>
      <w:del w:id="180" w:author="Dalton Solano dos Reis" w:date="2022-12-03T20:16:00Z">
        <w:r w:rsidR="00140FD7" w:rsidDel="008A1925">
          <w:delText>es</w:delText>
        </w:r>
      </w:del>
      <w:r>
        <w:t>.</w:t>
      </w:r>
    </w:p>
    <w:p w14:paraId="7DBF29E9" w14:textId="5DF13B78" w:rsidR="007B0803" w:rsidRPr="007B0803" w:rsidRDefault="007B0803" w:rsidP="007B0803">
      <w:pPr>
        <w:pStyle w:val="TF-TEXTO"/>
      </w:pPr>
      <w:r w:rsidRPr="008A1925">
        <w:rPr>
          <w:highlight w:val="cyan"/>
          <w:rPrChange w:id="181" w:author="Dalton Solano dos Reis" w:date="2022-12-03T20:16:00Z">
            <w:rPr/>
          </w:rPrChange>
        </w:rPr>
        <w:t>Os trabalhos correlatos tiveram um papel importante principalmente na parte de entendimento do LiDAR e os possíveis problemas que podem aparecer, seja de precisão, jeito de utilização ou outro impedimento</w:t>
      </w:r>
      <w:r>
        <w:t xml:space="preserve">. </w:t>
      </w:r>
    </w:p>
    <w:bookmarkEnd w:id="47"/>
    <w:p w14:paraId="6D16161A" w14:textId="67E5EFCA" w:rsidR="00F255FC" w:rsidRDefault="00745B17" w:rsidP="00C211BE">
      <w:pPr>
        <w:pStyle w:val="Ttulo1"/>
      </w:pPr>
      <w:r>
        <w:t>DESCRIÇÃO</w:t>
      </w:r>
      <w:r w:rsidR="00CB07CF">
        <w:t xml:space="preserve"> do </w:t>
      </w:r>
      <w:del w:id="182" w:author="Dalton Solano dos Reis" w:date="2022-12-03T20:22:00Z">
        <w:r w:rsidR="00CB07CF" w:rsidDel="008A1925">
          <w:delText>software</w:delText>
        </w:r>
      </w:del>
      <w:ins w:id="183" w:author="Dalton Solano dos Reis" w:date="2022-12-03T20:22:00Z">
        <w:r w:rsidR="008A1925">
          <w:t>Aplicativo</w:t>
        </w:r>
      </w:ins>
    </w:p>
    <w:p w14:paraId="26B625B5" w14:textId="5508111A" w:rsidR="008A1925" w:rsidRDefault="008A1925" w:rsidP="001564E1">
      <w:pPr>
        <w:pStyle w:val="TF-TEXTO"/>
        <w:rPr>
          <w:ins w:id="184" w:author="Dalton Solano dos Reis" w:date="2022-12-03T20:22:00Z"/>
        </w:rPr>
      </w:pPr>
      <w:ins w:id="185" w:author="Dalton Solano dos Reis" w:date="2022-12-03T20:23:00Z">
        <w:r>
          <w:t>Para o desenvolvimento e teste da aplicação se utilizou o</w:t>
        </w:r>
      </w:ins>
      <w:ins w:id="186" w:author="Dalton Solano dos Reis" w:date="2022-12-03T20:22:00Z">
        <w:r>
          <w:t xml:space="preserve"> smartphone iPhone 13 Pro com o iOS 16.0, mas qualquer versão ou modelo de dispositivos móvel que seja superior e contenha o sensor LiDAR deve suportar a aplicação desenvolvida. Para realizar o desenvolvimento, foi utilizado um MacBook Pro com 8Gb de RAM, com processador i3 2.33Ghz, sem placa gráfica e um SSD</w:t>
        </w:r>
      </w:ins>
      <w:ins w:id="187" w:author="Dalton Solano dos Reis" w:date="2022-12-03T20:26:00Z">
        <w:r w:rsidR="00493A4A">
          <w:t>.</w:t>
        </w:r>
      </w:ins>
    </w:p>
    <w:p w14:paraId="035AC980" w14:textId="1AE834EB" w:rsidR="00F255FC" w:rsidRDefault="00493A4A" w:rsidP="00493A4A">
      <w:pPr>
        <w:pStyle w:val="TF-TEXTO"/>
      </w:pPr>
      <w:ins w:id="188" w:author="Dalton Solano dos Reis" w:date="2022-12-03T20:25:00Z">
        <w:r>
          <w:t xml:space="preserve">A seguir na </w:t>
        </w:r>
      </w:ins>
      <w:del w:id="189" w:author="Dalton Solano dos Reis" w:date="2022-12-03T20:25:00Z">
        <w:r w:rsidR="001564E1" w:rsidDel="00493A4A">
          <w:delText xml:space="preserve">Nesta seção será apresentado detalhes da implementação de hardware e software. Na </w:delText>
        </w:r>
      </w:del>
      <w:r w:rsidR="001564E1">
        <w:t xml:space="preserve">subseção </w:t>
      </w:r>
      <w:ins w:id="190" w:author="Dalton Solano dos Reis" w:date="2022-12-03T20:18:00Z">
        <w:r w:rsidR="008A1925">
          <w:fldChar w:fldCharType="begin"/>
        </w:r>
        <w:r w:rsidR="008A1925">
          <w:instrText xml:space="preserve"> REF _Ref120991136 \r \h </w:instrText>
        </w:r>
      </w:ins>
      <w:r w:rsidR="008A1925">
        <w:fldChar w:fldCharType="separate"/>
      </w:r>
      <w:ins w:id="191" w:author="Dalton Solano dos Reis" w:date="2022-12-03T20:18:00Z">
        <w:r w:rsidR="008A1925">
          <w:t>3.1</w:t>
        </w:r>
        <w:r w:rsidR="008A1925">
          <w:fldChar w:fldCharType="end"/>
        </w:r>
        <w:r w:rsidR="008A1925">
          <w:t xml:space="preserve"> </w:t>
        </w:r>
      </w:ins>
      <w:del w:id="192" w:author="Dalton Solano dos Reis" w:date="2022-12-03T20:18:00Z">
        <w:r w:rsidR="001564E1" w:rsidDel="008A1925">
          <w:delText xml:space="preserve">3.1 </w:delText>
        </w:r>
      </w:del>
      <w:r w:rsidR="001564E1">
        <w:t>é apresentad</w:t>
      </w:r>
      <w:ins w:id="193" w:author="Dalton Solano dos Reis" w:date="2022-12-03T20:25:00Z">
        <w:r>
          <w:t>a</w:t>
        </w:r>
      </w:ins>
      <w:del w:id="194" w:author="Dalton Solano dos Reis" w:date="2022-12-03T20:25:00Z">
        <w:r w:rsidR="001564E1" w:rsidDel="00493A4A">
          <w:delText>o</w:delText>
        </w:r>
      </w:del>
      <w:r w:rsidR="001564E1">
        <w:t xml:space="preserve"> </w:t>
      </w:r>
      <w:del w:id="195" w:author="Dalton Solano dos Reis" w:date="2022-12-03T20:25:00Z">
        <w:r w:rsidR="001564E1" w:rsidDel="00493A4A">
          <w:delText xml:space="preserve">as </w:delText>
        </w:r>
      </w:del>
      <w:ins w:id="196" w:author="Dalton Solano dos Reis" w:date="2022-12-03T20:25:00Z">
        <w:r>
          <w:t>a especificação</w:t>
        </w:r>
      </w:ins>
      <w:del w:id="197" w:author="Dalton Solano dos Reis" w:date="2022-12-03T20:25:00Z">
        <w:r w:rsidR="001564E1" w:rsidRPr="008A1925" w:rsidDel="00493A4A">
          <w:rPr>
            <w:highlight w:val="cyan"/>
            <w:rPrChange w:id="198" w:author="Dalton Solano dos Reis" w:date="2022-12-03T20:21:00Z">
              <w:rPr/>
            </w:rPrChange>
          </w:rPr>
          <w:delText>especificações do Hardware</w:delText>
        </w:r>
        <w:r w:rsidR="001564E1" w:rsidDel="00493A4A">
          <w:delText>.</w:delText>
        </w:r>
      </w:del>
      <w:ins w:id="199" w:author="Dalton Solano dos Reis" w:date="2022-12-03T20:25:00Z">
        <w:r>
          <w:t>, j</w:t>
        </w:r>
      </w:ins>
      <w:del w:id="200" w:author="Dalton Solano dos Reis" w:date="2022-12-03T20:25:00Z">
        <w:r w:rsidR="001564E1" w:rsidDel="00493A4A">
          <w:delText xml:space="preserve"> J</w:delText>
        </w:r>
      </w:del>
      <w:r w:rsidR="001564E1">
        <w:t xml:space="preserve">á na subseção </w:t>
      </w:r>
      <w:ins w:id="201" w:author="Dalton Solano dos Reis" w:date="2022-12-03T20:18:00Z">
        <w:r w:rsidR="008A1925">
          <w:fldChar w:fldCharType="begin"/>
        </w:r>
        <w:r w:rsidR="008A1925">
          <w:instrText xml:space="preserve"> REF _Ref120991149 \r \h </w:instrText>
        </w:r>
      </w:ins>
      <w:r w:rsidR="008A1925">
        <w:fldChar w:fldCharType="separate"/>
      </w:r>
      <w:ins w:id="202" w:author="Dalton Solano dos Reis" w:date="2022-12-03T20:18:00Z">
        <w:r w:rsidR="008A1925">
          <w:t>3.2</w:t>
        </w:r>
        <w:r w:rsidR="008A1925">
          <w:fldChar w:fldCharType="end"/>
        </w:r>
        <w:r w:rsidR="008A1925">
          <w:t xml:space="preserve"> </w:t>
        </w:r>
      </w:ins>
      <w:r w:rsidR="001564E1">
        <w:t>é abordado detalhes da implementação e funcionalidade do projeto.</w:t>
      </w:r>
    </w:p>
    <w:p w14:paraId="16352410" w14:textId="40C8E099" w:rsidR="00327CB1" w:rsidRDefault="00327CB1" w:rsidP="00AF3C93">
      <w:pPr>
        <w:pStyle w:val="Ttulo2"/>
      </w:pPr>
      <w:bookmarkStart w:id="203" w:name="_Ref120991136"/>
      <w:r>
        <w:t>Especificação</w:t>
      </w:r>
      <w:bookmarkEnd w:id="203"/>
    </w:p>
    <w:p w14:paraId="2B4A92EE" w14:textId="41191D64" w:rsidR="009E4907" w:rsidDel="00493A4A" w:rsidRDefault="009E4907" w:rsidP="009E4907">
      <w:pPr>
        <w:pStyle w:val="TF-TEXTO"/>
        <w:rPr>
          <w:del w:id="204" w:author="Dalton Solano dos Reis" w:date="2022-12-03T20:26:00Z"/>
        </w:rPr>
      </w:pPr>
      <w:del w:id="205" w:author="Dalton Solano dos Reis" w:date="2022-12-03T20:22:00Z">
        <w:r w:rsidDel="008A1925">
          <w:delText>O modelo d</w:delText>
        </w:r>
      </w:del>
      <w:del w:id="206" w:author="Dalton Solano dos Reis" w:date="2022-12-03T20:19:00Z">
        <w:r w:rsidDel="008A1925">
          <w:delText xml:space="preserve">e celular </w:delText>
        </w:r>
      </w:del>
      <w:del w:id="207" w:author="Dalton Solano dos Reis" w:date="2022-12-03T20:22:00Z">
        <w:r w:rsidDel="008A1925">
          <w:delText xml:space="preserve">utilizado </w:delText>
        </w:r>
        <w:r w:rsidR="008D41E4" w:rsidDel="008A1925">
          <w:delText xml:space="preserve">para o desenvolvimento </w:delText>
        </w:r>
        <w:r w:rsidDel="008A1925">
          <w:delText xml:space="preserve">é o iPhone 13 Pro com o </w:delText>
        </w:r>
      </w:del>
      <w:del w:id="208" w:author="Dalton Solano dos Reis" w:date="2022-12-03T20:19:00Z">
        <w:r w:rsidDel="008A1925">
          <w:delText>I</w:delText>
        </w:r>
      </w:del>
      <w:del w:id="209" w:author="Dalton Solano dos Reis" w:date="2022-12-03T20:22:00Z">
        <w:r w:rsidDel="008A1925">
          <w:delText xml:space="preserve">OS 16.0, mas qualquer versão ou modelo de dispositivos móvel que seja superior e contenha o sensor LiDAR deve suportar a aplicação desenvolvida. Para realizar o </w:delText>
        </w:r>
        <w:r w:rsidR="00C439DA" w:rsidDel="008A1925">
          <w:delText>desenvolvimento, foi utilizado um MacBook Pro com 8Gb de RAM, com processador i3 2.33Ghz, sem placa gráfica e um SSD</w:delText>
        </w:r>
      </w:del>
      <w:del w:id="210" w:author="Dalton Solano dos Reis" w:date="2022-12-03T20:26:00Z">
        <w:r w:rsidR="00C439DA" w:rsidDel="00493A4A">
          <w:delText>.</w:delText>
        </w:r>
      </w:del>
    </w:p>
    <w:p w14:paraId="29CB78D8" w14:textId="38990FA9" w:rsidR="00477746" w:rsidRDefault="00F34901" w:rsidP="00493A4A">
      <w:pPr>
        <w:pStyle w:val="TF-TEXTO"/>
      </w:pPr>
      <w:r>
        <w:t xml:space="preserve">O fluxograma e o diagrama foram construídos utilizando a ferramenta de trabalho Draw.IO, disponível gratuitamente na internet. </w:t>
      </w:r>
      <w:r w:rsidR="00477746">
        <w:t xml:space="preserve">O fluxograma de comportamento é representado na </w:t>
      </w:r>
      <w:ins w:id="211" w:author="Dalton Solano dos Reis" w:date="2022-12-03T20:20:00Z">
        <w:r w:rsidR="008A1925">
          <w:fldChar w:fldCharType="begin"/>
        </w:r>
        <w:r w:rsidR="008A1925">
          <w:instrText xml:space="preserve"> REF _Ref120991270 \h </w:instrText>
        </w:r>
      </w:ins>
      <w:r w:rsidR="008A1925">
        <w:fldChar w:fldCharType="separate"/>
      </w:r>
      <w:ins w:id="212" w:author="Dalton Solano dos Reis" w:date="2022-12-03T20:20:00Z">
        <w:r w:rsidR="008A1925">
          <w:t xml:space="preserve">Figura </w:t>
        </w:r>
        <w:r w:rsidR="008A1925">
          <w:rPr>
            <w:noProof/>
          </w:rPr>
          <w:t>6</w:t>
        </w:r>
        <w:r w:rsidR="008A1925">
          <w:fldChar w:fldCharType="end"/>
        </w:r>
        <w:r w:rsidR="008A1925">
          <w:t xml:space="preserve"> </w:t>
        </w:r>
      </w:ins>
      <w:del w:id="213" w:author="Dalton Solano dos Reis" w:date="2022-12-03T20:20:00Z">
        <w:r w:rsidR="00477746" w:rsidDel="008A1925">
          <w:delText xml:space="preserve">Figura </w:delText>
        </w:r>
        <w:r w:rsidR="00C97AA1" w:rsidDel="008A1925">
          <w:delText>6</w:delText>
        </w:r>
        <w:r w:rsidR="00477746" w:rsidDel="008A1925">
          <w:delText xml:space="preserve"> </w:delText>
        </w:r>
      </w:del>
      <w:r w:rsidR="00477746">
        <w:t>e se inicia informando ao usuário deficiente visual o que ele deve falar para conseguir interagir com o aplicativo</w:t>
      </w:r>
      <w:r w:rsidR="00FE1D12">
        <w:t xml:space="preserve"> e como iniciar o escaneamento. Ao sinalizar o início da busca do ambiente, o aplicativo abrirá a câmera e orienta o usuário que ele movimente o celular para cima e para baixo para uma melhora de captura do cenário atual, sempre buscando uma parede como ponto de partida</w:t>
      </w:r>
      <w:r w:rsidR="000B14B8">
        <w:t>. Com o escaneamento já em andamento, o aplicativo procurará novos objetos no cenário, ao encontrar um novo objeto ele informará ao usuário por comando de voz, adicionará o objeto encontrado ao modelo 3D do ambiente interno e seguirá com o escaneamento do ambiente. Se o aplicativo não encontrar nenhum objeto novo após alguns segundos, o escaneamento é finalizado e apresentado a tela que permite a exportação do modelo 3D gerado. O usuário pode finalizar o escaneamento a qualquer momento que ele desejar.</w:t>
      </w:r>
      <w:r w:rsidR="00410068">
        <w:t xml:space="preserve"> Na tela de exportação do modelo 3D é possível voltar ao início e recomeçar o escaneamento do ambiente.</w:t>
      </w:r>
      <w:r w:rsidR="008D2D32">
        <w:t xml:space="preserve"> Se ao iniciar o aplicativo o usuário não possuir o sensor LiDAR, será apresentado uma tela de aviso informando ao usuário que ele não consegue executar o aplicativo.</w:t>
      </w:r>
    </w:p>
    <w:p w14:paraId="69C63CC6" w14:textId="2D8EA54B" w:rsidR="00410068" w:rsidRDefault="005A03F4" w:rsidP="005A03F4">
      <w:pPr>
        <w:pStyle w:val="TF-LEGENDA"/>
      </w:pPr>
      <w:bookmarkStart w:id="214" w:name="_Ref120991270"/>
      <w:ins w:id="215" w:author="Dalton Solano dos Reis" w:date="2022-12-03T20:07:00Z">
        <w:r>
          <w:lastRenderedPageBreak/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216" w:author="Dalton Solano dos Reis" w:date="2022-12-03T20:08:00Z">
        <w:r>
          <w:rPr>
            <w:noProof/>
          </w:rPr>
          <w:t>6</w:t>
        </w:r>
      </w:ins>
      <w:ins w:id="217" w:author="Dalton Solano dos Reis" w:date="2022-12-03T20:07:00Z">
        <w:r>
          <w:fldChar w:fldCharType="end"/>
        </w:r>
      </w:ins>
      <w:bookmarkEnd w:id="214"/>
      <w:del w:id="218" w:author="Dalton Solano dos Reis" w:date="2022-12-03T20:07:00Z">
        <w:r w:rsidR="00410068" w:rsidDel="005A03F4">
          <w:delText xml:space="preserve">Figura </w:delText>
        </w:r>
        <w:r w:rsidR="00C97AA1" w:rsidDel="005A03F4">
          <w:delText>6</w:delText>
        </w:r>
        <w:r w:rsidR="00410068" w:rsidDel="005A03F4">
          <w:delText xml:space="preserve"> </w:delText>
        </w:r>
      </w:del>
      <w:ins w:id="219" w:author="Dalton Solano dos Reis" w:date="2022-12-03T20:07:00Z">
        <w:r>
          <w:t xml:space="preserve"> </w:t>
        </w:r>
      </w:ins>
      <w:r w:rsidR="00410068">
        <w:t>– Fluxograma de telas do aplicativo</w:t>
      </w:r>
    </w:p>
    <w:p w14:paraId="2A6BBDBE" w14:textId="7D4857AF" w:rsidR="00410068" w:rsidRDefault="008D2D32" w:rsidP="00410068">
      <w:pPr>
        <w:pStyle w:val="TF-FIGURA"/>
      </w:pPr>
      <w:r>
        <w:rPr>
          <w:noProof/>
        </w:rPr>
        <w:drawing>
          <wp:inline distT="0" distB="0" distL="0" distR="0" wp14:anchorId="1C366B55" wp14:editId="2AFE6A7F">
            <wp:extent cx="6118860" cy="41224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EE39" w14:textId="201F74B5" w:rsidR="00477746" w:rsidRDefault="00410068" w:rsidP="002D39F5">
      <w:pPr>
        <w:pStyle w:val="TF-FONTE"/>
      </w:pPr>
      <w:r>
        <w:t>Fonte: Elaborado pelo autor.</w:t>
      </w:r>
    </w:p>
    <w:p w14:paraId="71CD03E4" w14:textId="720FE6D9" w:rsidR="006F3302" w:rsidRDefault="006F3302" w:rsidP="00AF2FD2">
      <w:pPr>
        <w:pStyle w:val="TF-TEXTO"/>
      </w:pPr>
      <w:r w:rsidRPr="00AF2FD2">
        <w:t xml:space="preserve">Na </w:t>
      </w:r>
      <w:ins w:id="220" w:author="Dalton Solano dos Reis" w:date="2022-12-03T20:28:00Z">
        <w:r w:rsidR="00493A4A">
          <w:fldChar w:fldCharType="begin"/>
        </w:r>
        <w:r w:rsidR="00493A4A">
          <w:instrText xml:space="preserve"> REF _Ref120991740 \h </w:instrText>
        </w:r>
      </w:ins>
      <w:r w:rsidR="00493A4A">
        <w:fldChar w:fldCharType="separate"/>
      </w:r>
      <w:ins w:id="221" w:author="Dalton Solano dos Reis" w:date="2022-12-03T20:28:00Z">
        <w:r w:rsidR="00493A4A">
          <w:t xml:space="preserve">Figura </w:t>
        </w:r>
        <w:r w:rsidR="00493A4A">
          <w:rPr>
            <w:noProof/>
          </w:rPr>
          <w:t>7</w:t>
        </w:r>
        <w:r w:rsidR="00493A4A">
          <w:fldChar w:fldCharType="end"/>
        </w:r>
        <w:r w:rsidR="00493A4A">
          <w:t xml:space="preserve"> e </w:t>
        </w:r>
        <w:r w:rsidR="00493A4A">
          <w:fldChar w:fldCharType="begin"/>
        </w:r>
        <w:r w:rsidR="00493A4A">
          <w:instrText xml:space="preserve"> REF _Ref120991744 \h </w:instrText>
        </w:r>
      </w:ins>
      <w:r w:rsidR="00493A4A">
        <w:fldChar w:fldCharType="separate"/>
      </w:r>
      <w:ins w:id="222" w:author="Dalton Solano dos Reis" w:date="2022-12-03T20:28:00Z">
        <w:r w:rsidR="00493A4A">
          <w:t xml:space="preserve">Figura </w:t>
        </w:r>
        <w:r w:rsidR="00493A4A">
          <w:rPr>
            <w:noProof/>
          </w:rPr>
          <w:t>8</w:t>
        </w:r>
        <w:r w:rsidR="00493A4A">
          <w:fldChar w:fldCharType="end"/>
        </w:r>
        <w:r w:rsidR="00493A4A">
          <w:t xml:space="preserve"> </w:t>
        </w:r>
      </w:ins>
      <w:del w:id="223" w:author="Dalton Solano dos Reis" w:date="2022-12-03T20:28:00Z">
        <w:r w:rsidRPr="00AF2FD2" w:rsidDel="00493A4A">
          <w:delText>Figura 7</w:delText>
        </w:r>
        <w:r w:rsidR="00DF628F" w:rsidDel="00493A4A">
          <w:delText xml:space="preserve"> e 8</w:delText>
        </w:r>
        <w:r w:rsidRPr="00AF2FD2" w:rsidDel="00493A4A">
          <w:delText xml:space="preserve"> </w:delText>
        </w:r>
      </w:del>
      <w:r w:rsidRPr="00AF2FD2">
        <w:t>é apresentado o Diagrama de Classes do aplicativo</w:t>
      </w:r>
      <w:r w:rsidR="00AF2FD2" w:rsidRPr="00AF2FD2">
        <w:t xml:space="preserve">, </w:t>
      </w:r>
      <w:r w:rsidR="003520B7">
        <w:t>onde mostra todas as classes, variáveis, métodos, agregações, composições</w:t>
      </w:r>
      <w:ins w:id="224" w:author="Dalton Solano dos Reis" w:date="2022-12-03T20:29:00Z">
        <w:r w:rsidR="00493A4A">
          <w:t xml:space="preserve"> </w:t>
        </w:r>
      </w:ins>
      <w:del w:id="225" w:author="Dalton Solano dos Reis" w:date="2022-12-03T20:29:00Z">
        <w:r w:rsidR="003520B7" w:rsidDel="00493A4A">
          <w:delText xml:space="preserve">, </w:delText>
        </w:r>
      </w:del>
      <w:ins w:id="226" w:author="Dalton Solano dos Reis" w:date="2022-12-03T20:29:00Z">
        <w:r w:rsidR="00493A4A">
          <w:t xml:space="preserve">e </w:t>
        </w:r>
      </w:ins>
      <w:r w:rsidR="003520B7">
        <w:t>implementações de interface.</w:t>
      </w:r>
      <w:r w:rsidR="00DF628F">
        <w:t xml:space="preserve"> As figuras foram divididas para </w:t>
      </w:r>
      <w:ins w:id="227" w:author="Dalton Solano dos Reis" w:date="2022-12-03T20:29:00Z">
        <w:r w:rsidR="00493A4A">
          <w:t xml:space="preserve">se </w:t>
        </w:r>
      </w:ins>
      <w:r w:rsidR="00DF628F">
        <w:t>obter</w:t>
      </w:r>
      <w:del w:id="228" w:author="Dalton Solano dos Reis" w:date="2022-12-03T20:29:00Z">
        <w:r w:rsidR="00DF628F" w:rsidDel="00493A4A">
          <w:delText>mos</w:delText>
        </w:r>
      </w:del>
      <w:r w:rsidR="00DF628F">
        <w:t xml:space="preserve"> uma melhor compreensão e visualização do diagrama.</w:t>
      </w:r>
    </w:p>
    <w:p w14:paraId="129325CE" w14:textId="4BFF9A72" w:rsidR="003520B7" w:rsidRDefault="005A03F4" w:rsidP="005A03F4">
      <w:pPr>
        <w:pStyle w:val="TF-LEGENDA"/>
      </w:pPr>
      <w:bookmarkStart w:id="229" w:name="_Ref120991740"/>
      <w:ins w:id="230" w:author="Dalton Solano dos Reis" w:date="2022-12-03T20:07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231" w:author="Dalton Solano dos Reis" w:date="2022-12-03T20:08:00Z">
        <w:r>
          <w:rPr>
            <w:noProof/>
          </w:rPr>
          <w:t>7</w:t>
        </w:r>
      </w:ins>
      <w:ins w:id="232" w:author="Dalton Solano dos Reis" w:date="2022-12-03T20:07:00Z">
        <w:r>
          <w:fldChar w:fldCharType="end"/>
        </w:r>
      </w:ins>
      <w:bookmarkEnd w:id="229"/>
      <w:del w:id="233" w:author="Dalton Solano dos Reis" w:date="2022-12-03T20:07:00Z">
        <w:r w:rsidR="003520B7" w:rsidDel="005A03F4">
          <w:delText xml:space="preserve">Figura 7 </w:delText>
        </w:r>
      </w:del>
      <w:ins w:id="234" w:author="Dalton Solano dos Reis" w:date="2022-12-03T20:07:00Z">
        <w:r>
          <w:t xml:space="preserve"> </w:t>
        </w:r>
      </w:ins>
      <w:r w:rsidR="003520B7">
        <w:t xml:space="preserve">– Diagrama </w:t>
      </w:r>
      <w:r w:rsidR="00DF628F">
        <w:t>parcial parte 1</w:t>
      </w:r>
    </w:p>
    <w:p w14:paraId="765AFBF9" w14:textId="16147753" w:rsidR="003520B7" w:rsidRDefault="00DF628F" w:rsidP="003520B7">
      <w:pPr>
        <w:pStyle w:val="TF-FIGURA"/>
      </w:pPr>
      <w:r>
        <w:rPr>
          <w:noProof/>
        </w:rPr>
        <w:drawing>
          <wp:inline distT="0" distB="0" distL="0" distR="0" wp14:anchorId="6525B8E9" wp14:editId="6567DD14">
            <wp:extent cx="5737860" cy="309401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60" cy="310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61ED" w14:textId="6521799D" w:rsidR="00DF628F" w:rsidRDefault="00DF628F" w:rsidP="00DF628F">
      <w:pPr>
        <w:pStyle w:val="TF-FONTE"/>
      </w:pPr>
      <w:r>
        <w:t>Fonte: Elaborado pelo</w:t>
      </w:r>
      <w:del w:id="235" w:author="Dalton Solano dos Reis" w:date="2022-12-03T20:29:00Z">
        <w:r w:rsidR="00BF6381" w:rsidDel="00493A4A">
          <w:delText>s</w:delText>
        </w:r>
      </w:del>
      <w:r>
        <w:t xml:space="preserve"> autor</w:t>
      </w:r>
      <w:del w:id="236" w:author="Dalton Solano dos Reis" w:date="2022-12-03T20:29:00Z">
        <w:r w:rsidR="00BF6381" w:rsidDel="00493A4A">
          <w:delText>es</w:delText>
        </w:r>
      </w:del>
      <w:r>
        <w:t>.</w:t>
      </w:r>
    </w:p>
    <w:p w14:paraId="173A5582" w14:textId="4D54ED7D" w:rsidR="00DF628F" w:rsidRDefault="005A03F4" w:rsidP="005A03F4">
      <w:pPr>
        <w:pStyle w:val="TF-LEGENDA"/>
      </w:pPr>
      <w:bookmarkStart w:id="237" w:name="_Ref120991744"/>
      <w:ins w:id="238" w:author="Dalton Solano dos Reis" w:date="2022-12-03T20:08:00Z">
        <w:r>
          <w:lastRenderedPageBreak/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239" w:author="Dalton Solano dos Reis" w:date="2022-12-03T20:08:00Z">
        <w:r>
          <w:rPr>
            <w:noProof/>
          </w:rPr>
          <w:t>8</w:t>
        </w:r>
        <w:r>
          <w:fldChar w:fldCharType="end"/>
        </w:r>
      </w:ins>
      <w:bookmarkEnd w:id="237"/>
      <w:del w:id="240" w:author="Dalton Solano dos Reis" w:date="2022-12-03T20:08:00Z">
        <w:r w:rsidR="00DF628F" w:rsidDel="005A03F4">
          <w:delText xml:space="preserve">Figura 8 </w:delText>
        </w:r>
      </w:del>
      <w:ins w:id="241" w:author="Dalton Solano dos Reis" w:date="2022-12-03T20:08:00Z">
        <w:r>
          <w:t xml:space="preserve"> </w:t>
        </w:r>
      </w:ins>
      <w:r w:rsidR="00DF628F">
        <w:t>– Diagrama parcial parte 2</w:t>
      </w:r>
    </w:p>
    <w:p w14:paraId="19626539" w14:textId="2CEF5DE6" w:rsidR="00DF628F" w:rsidRDefault="00B0148C" w:rsidP="00DF628F">
      <w:pPr>
        <w:pStyle w:val="TF-FIGURA"/>
      </w:pPr>
      <w:r>
        <w:rPr>
          <w:noProof/>
        </w:rPr>
        <w:drawing>
          <wp:inline distT="0" distB="0" distL="0" distR="0" wp14:anchorId="7F82866C" wp14:editId="14870DAC">
            <wp:extent cx="5372100" cy="510449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127" cy="512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0A0E" w14:textId="7F7C4B73" w:rsidR="00B0148C" w:rsidRDefault="00B0148C" w:rsidP="00B0148C">
      <w:pPr>
        <w:pStyle w:val="TF-FONTE"/>
        <w:rPr>
          <w:ins w:id="242" w:author="Dalton Solano dos Reis" w:date="2022-12-03T20:30:00Z"/>
        </w:rPr>
      </w:pPr>
      <w:r>
        <w:t>Fonte: Elaborado pelo</w:t>
      </w:r>
      <w:del w:id="243" w:author="Dalton Solano dos Reis" w:date="2022-12-03T20:29:00Z">
        <w:r w:rsidR="00BF6381" w:rsidDel="00DE6710">
          <w:delText>s</w:delText>
        </w:r>
      </w:del>
      <w:r>
        <w:t xml:space="preserve"> autor</w:t>
      </w:r>
      <w:del w:id="244" w:author="Dalton Solano dos Reis" w:date="2022-12-03T20:30:00Z">
        <w:r w:rsidR="00BF6381" w:rsidDel="00DE6710">
          <w:delText>es</w:delText>
        </w:r>
      </w:del>
      <w:r>
        <w:t>.</w:t>
      </w:r>
    </w:p>
    <w:p w14:paraId="5E676E9D" w14:textId="2937CB71" w:rsidR="00DE6710" w:rsidRPr="00DE6710" w:rsidRDefault="00DE6710">
      <w:pPr>
        <w:pStyle w:val="TF-TEXTO"/>
        <w:pPrChange w:id="245" w:author="Dalton Solano dos Reis" w:date="2022-12-03T20:30:00Z">
          <w:pPr>
            <w:pStyle w:val="TF-FONTE"/>
          </w:pPr>
        </w:pPrChange>
      </w:pPr>
      <w:ins w:id="246" w:author="Dalton Solano dos Reis" w:date="2022-12-03T20:30:00Z">
        <w:r w:rsidRPr="00DE6710">
          <w:rPr>
            <w:highlight w:val="cyan"/>
            <w:rPrChange w:id="247" w:author="Dalton Solano dos Reis" w:date="2022-12-03T20:30:00Z">
              <w:rPr/>
            </w:rPrChange>
          </w:rPr>
          <w:t>Precisa explicar o conteúdo das figuras 7 e 8.</w:t>
        </w:r>
      </w:ins>
    </w:p>
    <w:p w14:paraId="6E2A70CA" w14:textId="13570E33" w:rsidR="0040349A" w:rsidRDefault="002646AE" w:rsidP="00AF3C93">
      <w:pPr>
        <w:pStyle w:val="Ttulo2"/>
      </w:pPr>
      <w:bookmarkStart w:id="248" w:name="_Ref120991149"/>
      <w:r>
        <w:t>implementação</w:t>
      </w:r>
      <w:bookmarkEnd w:id="248"/>
    </w:p>
    <w:p w14:paraId="0ACB892A" w14:textId="7C68005B" w:rsidR="009E4907" w:rsidRDefault="009E4907" w:rsidP="00FB4715">
      <w:pPr>
        <w:pStyle w:val="TF-TEXTO"/>
      </w:pPr>
      <w:r>
        <w:t xml:space="preserve">Esta seção apresenta o desenvolvimento do </w:t>
      </w:r>
      <w:commentRangeStart w:id="249"/>
      <w:r>
        <w:t xml:space="preserve">aplicativo de </w:t>
      </w:r>
      <w:r w:rsidR="00CA72E1">
        <w:t xml:space="preserve">orientação de pessoas </w:t>
      </w:r>
      <w:r w:rsidR="008D41E4">
        <w:t>com deficiência visual</w:t>
      </w:r>
      <w:r w:rsidR="00CA72E1">
        <w:t xml:space="preserve"> em ambientes fechados</w:t>
      </w:r>
      <w:commentRangeEnd w:id="249"/>
      <w:r w:rsidR="00DE6710">
        <w:rPr>
          <w:rStyle w:val="Refdecomentrio"/>
        </w:rPr>
        <w:commentReference w:id="249"/>
      </w:r>
      <w:r w:rsidR="00CA72E1">
        <w:t xml:space="preserve">. O </w:t>
      </w:r>
      <w:ins w:id="250" w:author="Dalton Solano dos Reis" w:date="2022-12-03T20:31:00Z">
        <w:r w:rsidR="00DE6710">
          <w:fldChar w:fldCharType="begin"/>
        </w:r>
        <w:r w:rsidR="00DE6710">
          <w:instrText xml:space="preserve"> REF _Ref120991918 \h </w:instrText>
        </w:r>
      </w:ins>
      <w:r w:rsidR="00DE6710">
        <w:fldChar w:fldCharType="separate"/>
      </w:r>
      <w:ins w:id="251" w:author="Dalton Solano dos Reis" w:date="2022-12-03T20:31:00Z">
        <w:r w:rsidR="00DE6710">
          <w:t xml:space="preserve">Quadro </w:t>
        </w:r>
        <w:r w:rsidR="00DE6710">
          <w:rPr>
            <w:noProof/>
          </w:rPr>
          <w:t>5</w:t>
        </w:r>
        <w:r w:rsidR="00DE6710">
          <w:fldChar w:fldCharType="end"/>
        </w:r>
        <w:r w:rsidR="00DE6710">
          <w:t xml:space="preserve"> </w:t>
        </w:r>
      </w:ins>
      <w:del w:id="252" w:author="Dalton Solano dos Reis" w:date="2022-12-03T20:31:00Z">
        <w:r w:rsidR="00CA72E1" w:rsidDel="00DE6710">
          <w:delText xml:space="preserve">Quadro </w:delText>
        </w:r>
        <w:r w:rsidR="00C97AA1" w:rsidDel="00DE6710">
          <w:delText>5</w:delText>
        </w:r>
        <w:r w:rsidR="00CA72E1" w:rsidDel="00DE6710">
          <w:delText xml:space="preserve"> </w:delText>
        </w:r>
      </w:del>
      <w:r w:rsidR="00CA72E1">
        <w:t xml:space="preserve">apresenta os Requisitos Funcionais (RF), já o </w:t>
      </w:r>
      <w:ins w:id="253" w:author="Dalton Solano dos Reis" w:date="2022-12-03T20:32:00Z">
        <w:r w:rsidR="00DE6710">
          <w:fldChar w:fldCharType="begin"/>
        </w:r>
        <w:r w:rsidR="00DE6710">
          <w:instrText xml:space="preserve"> REF _Ref120991941 \h </w:instrText>
        </w:r>
      </w:ins>
      <w:r w:rsidR="00DE6710">
        <w:fldChar w:fldCharType="separate"/>
      </w:r>
      <w:ins w:id="254" w:author="Dalton Solano dos Reis" w:date="2022-12-03T20:32:00Z">
        <w:r w:rsidR="00DE6710">
          <w:t xml:space="preserve">Quadro </w:t>
        </w:r>
        <w:r w:rsidR="00DE6710">
          <w:rPr>
            <w:noProof/>
          </w:rPr>
          <w:t>6</w:t>
        </w:r>
        <w:r w:rsidR="00DE6710">
          <w:fldChar w:fldCharType="end"/>
        </w:r>
        <w:r w:rsidR="00DE6710">
          <w:t xml:space="preserve"> </w:t>
        </w:r>
      </w:ins>
      <w:del w:id="255" w:author="Dalton Solano dos Reis" w:date="2022-12-03T20:32:00Z">
        <w:r w:rsidR="00CA72E1" w:rsidDel="00DE6710">
          <w:delText xml:space="preserve">Quadro </w:delText>
        </w:r>
        <w:r w:rsidR="00C97AA1" w:rsidDel="00DE6710">
          <w:delText>6</w:delText>
        </w:r>
        <w:r w:rsidR="00CA72E1" w:rsidDel="00DE6710">
          <w:delText xml:space="preserve"> </w:delText>
        </w:r>
      </w:del>
      <w:r w:rsidR="00CA72E1">
        <w:t>apresenta os Requisitos Não Funcionais (RNF).</w:t>
      </w:r>
    </w:p>
    <w:p w14:paraId="54645B2B" w14:textId="70B997BE" w:rsidR="00CA72E1" w:rsidRPr="001B7764" w:rsidRDefault="005A03F4" w:rsidP="005A03F4">
      <w:pPr>
        <w:pStyle w:val="TF-LEGENDA"/>
      </w:pPr>
      <w:bookmarkStart w:id="256" w:name="_Ref120991918"/>
      <w:ins w:id="257" w:author="Dalton Solano dos Reis" w:date="2022-12-03T20:04:00Z">
        <w:r>
          <w:t xml:space="preserve">Quadro </w:t>
        </w:r>
        <w:r>
          <w:fldChar w:fldCharType="begin"/>
        </w:r>
        <w:r>
          <w:instrText xml:space="preserve"> SEQ Quadro \* ARABIC </w:instrText>
        </w:r>
      </w:ins>
      <w:r>
        <w:fldChar w:fldCharType="separate"/>
      </w:r>
      <w:ins w:id="258" w:author="Dalton Solano dos Reis" w:date="2022-12-03T20:05:00Z">
        <w:r>
          <w:rPr>
            <w:noProof/>
          </w:rPr>
          <w:t>5</w:t>
        </w:r>
      </w:ins>
      <w:ins w:id="259" w:author="Dalton Solano dos Reis" w:date="2022-12-03T20:04:00Z">
        <w:r>
          <w:fldChar w:fldCharType="end"/>
        </w:r>
      </w:ins>
      <w:bookmarkEnd w:id="256"/>
      <w:del w:id="260" w:author="Dalton Solano dos Reis" w:date="2022-12-03T20:04:00Z">
        <w:r w:rsidR="00CA72E1" w:rsidDel="005A03F4">
          <w:delText xml:space="preserve">Quadro </w:delText>
        </w:r>
        <w:r w:rsidR="00C97AA1" w:rsidDel="005A03F4">
          <w:delText>5</w:delText>
        </w:r>
        <w:r w:rsidR="00CA72E1" w:rsidDel="005A03F4">
          <w:delText xml:space="preserve"> </w:delText>
        </w:r>
      </w:del>
      <w:ins w:id="261" w:author="Dalton Solano dos Reis" w:date="2022-12-03T20:04:00Z">
        <w:r>
          <w:t xml:space="preserve"> </w:t>
        </w:r>
      </w:ins>
      <w:r w:rsidR="00CA72E1">
        <w:t>– Requisitos funcionais</w:t>
      </w:r>
    </w:p>
    <w:tbl>
      <w:tblPr>
        <w:tblW w:w="976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67"/>
      </w:tblGrid>
      <w:tr w:rsidR="00CA72E1" w14:paraId="7700DC5C" w14:textId="77777777" w:rsidTr="002C77BF">
        <w:trPr>
          <w:trHeight w:val="310"/>
        </w:trPr>
        <w:tc>
          <w:tcPr>
            <w:tcW w:w="9767" w:type="dxa"/>
            <w:shd w:val="clear" w:color="auto" w:fill="auto"/>
          </w:tcPr>
          <w:p w14:paraId="42489ECC" w14:textId="76B957D8" w:rsidR="002C77BF" w:rsidRPr="002C77BF" w:rsidRDefault="002C77BF" w:rsidP="00783AFC">
            <w:pPr>
              <w:pStyle w:val="TF-TEXTO-QUADRO"/>
              <w:rPr>
                <w:b/>
                <w:bCs/>
              </w:rPr>
            </w:pPr>
            <w:r w:rsidRPr="002C77BF">
              <w:rPr>
                <w:b/>
                <w:bCs/>
              </w:rPr>
              <w:t xml:space="preserve">Requisitos </w:t>
            </w:r>
            <w:r w:rsidR="00C439DA">
              <w:rPr>
                <w:b/>
                <w:bCs/>
              </w:rPr>
              <w:t>f</w:t>
            </w:r>
            <w:r w:rsidRPr="002C77BF">
              <w:rPr>
                <w:b/>
                <w:bCs/>
              </w:rPr>
              <w:t>uncionais</w:t>
            </w:r>
          </w:p>
        </w:tc>
      </w:tr>
      <w:tr w:rsidR="002C77BF" w14:paraId="6D093ED4" w14:textId="77777777" w:rsidTr="002C77BF">
        <w:trPr>
          <w:trHeight w:val="310"/>
        </w:trPr>
        <w:tc>
          <w:tcPr>
            <w:tcW w:w="9767" w:type="dxa"/>
            <w:shd w:val="clear" w:color="auto" w:fill="auto"/>
          </w:tcPr>
          <w:p w14:paraId="4CDA4801" w14:textId="0165F58F" w:rsidR="002C77BF" w:rsidRDefault="002C77BF" w:rsidP="00783AFC">
            <w:pPr>
              <w:pStyle w:val="TF-TEXTO-QUADRO"/>
            </w:pPr>
            <w:r>
              <w:t xml:space="preserve">RF01: o aplicativo </w:t>
            </w:r>
            <w:r w:rsidR="00C439DA">
              <w:t xml:space="preserve">deverá informar ao usuário </w:t>
            </w:r>
            <w:r>
              <w:t>quando há um novo obstáculo no visor da câmera</w:t>
            </w:r>
          </w:p>
        </w:tc>
      </w:tr>
      <w:tr w:rsidR="002C77BF" w14:paraId="404BD728" w14:textId="77777777" w:rsidTr="002C77BF">
        <w:trPr>
          <w:trHeight w:val="310"/>
        </w:trPr>
        <w:tc>
          <w:tcPr>
            <w:tcW w:w="9767" w:type="dxa"/>
            <w:shd w:val="clear" w:color="auto" w:fill="auto"/>
          </w:tcPr>
          <w:p w14:paraId="7C9D7985" w14:textId="00A00560" w:rsidR="002C77BF" w:rsidRDefault="00C439DA" w:rsidP="00783AFC">
            <w:pPr>
              <w:pStyle w:val="TF-TEXTO-QUADRO"/>
            </w:pPr>
            <w:r>
              <w:t xml:space="preserve">RF02: o aplicativo deverá permitir interação vocal </w:t>
            </w:r>
          </w:p>
        </w:tc>
      </w:tr>
      <w:tr w:rsidR="00EC612F" w14:paraId="6FDA74BA" w14:textId="77777777" w:rsidTr="002C77BF">
        <w:trPr>
          <w:trHeight w:val="310"/>
        </w:trPr>
        <w:tc>
          <w:tcPr>
            <w:tcW w:w="9767" w:type="dxa"/>
            <w:shd w:val="clear" w:color="auto" w:fill="auto"/>
          </w:tcPr>
          <w:p w14:paraId="5EEAC6D3" w14:textId="5498C43B" w:rsidR="00C439DA" w:rsidRDefault="00C439DA" w:rsidP="00783AFC">
            <w:pPr>
              <w:pStyle w:val="TF-TEXTO-QUADRO"/>
            </w:pPr>
            <w:r>
              <w:t>RF03: o aplicativo deverá criar uma planta em 3D do ambiente escaneado</w:t>
            </w:r>
          </w:p>
        </w:tc>
      </w:tr>
      <w:tr w:rsidR="00C439DA" w14:paraId="6069FF4A" w14:textId="77777777" w:rsidTr="002C77BF">
        <w:trPr>
          <w:trHeight w:val="310"/>
        </w:trPr>
        <w:tc>
          <w:tcPr>
            <w:tcW w:w="9767" w:type="dxa"/>
            <w:shd w:val="clear" w:color="auto" w:fill="auto"/>
          </w:tcPr>
          <w:p w14:paraId="70434990" w14:textId="19BF4B46" w:rsidR="00C439DA" w:rsidRDefault="00C439DA" w:rsidP="00783AFC">
            <w:pPr>
              <w:pStyle w:val="TF-TEXTO-QUADRO"/>
            </w:pPr>
            <w:r>
              <w:t>RF04: o aplicativo deverá permitir exportar o modelo 3D do ambiente</w:t>
            </w:r>
          </w:p>
        </w:tc>
      </w:tr>
    </w:tbl>
    <w:p w14:paraId="0B3007A1" w14:textId="6BBA0CB4" w:rsidR="00CA72E1" w:rsidRDefault="00CA72E1" w:rsidP="00C439DA">
      <w:pPr>
        <w:pStyle w:val="TF-FONTE"/>
      </w:pPr>
      <w:r>
        <w:t>Fonte: elaborado pelo</w:t>
      </w:r>
      <w:del w:id="262" w:author="Dalton Solano dos Reis" w:date="2022-12-03T20:32:00Z">
        <w:r w:rsidR="00BF6381" w:rsidDel="0089793C">
          <w:delText>s</w:delText>
        </w:r>
      </w:del>
      <w:r>
        <w:t xml:space="preserve"> autor</w:t>
      </w:r>
      <w:del w:id="263" w:author="Dalton Solano dos Reis" w:date="2022-12-03T20:32:00Z">
        <w:r w:rsidR="00BF6381" w:rsidDel="0089793C">
          <w:delText>es</w:delText>
        </w:r>
      </w:del>
      <w:r>
        <w:t>.</w:t>
      </w:r>
    </w:p>
    <w:p w14:paraId="23D950AF" w14:textId="3C1B3CE2" w:rsidR="00C439DA" w:rsidRPr="001B7764" w:rsidRDefault="005A03F4" w:rsidP="005A03F4">
      <w:pPr>
        <w:pStyle w:val="TF-LEGENDA"/>
      </w:pPr>
      <w:bookmarkStart w:id="264" w:name="_Ref120991941"/>
      <w:ins w:id="265" w:author="Dalton Solano dos Reis" w:date="2022-12-03T20:04:00Z">
        <w:r>
          <w:t xml:space="preserve">Quadro </w:t>
        </w:r>
        <w:r>
          <w:fldChar w:fldCharType="begin"/>
        </w:r>
        <w:r>
          <w:instrText xml:space="preserve"> SEQ Quadro \* ARABIC </w:instrText>
        </w:r>
      </w:ins>
      <w:r>
        <w:fldChar w:fldCharType="separate"/>
      </w:r>
      <w:ins w:id="266" w:author="Dalton Solano dos Reis" w:date="2022-12-03T20:05:00Z">
        <w:r>
          <w:rPr>
            <w:noProof/>
          </w:rPr>
          <w:t>6</w:t>
        </w:r>
      </w:ins>
      <w:ins w:id="267" w:author="Dalton Solano dos Reis" w:date="2022-12-03T20:04:00Z">
        <w:r>
          <w:fldChar w:fldCharType="end"/>
        </w:r>
      </w:ins>
      <w:bookmarkEnd w:id="264"/>
      <w:del w:id="268" w:author="Dalton Solano dos Reis" w:date="2022-12-03T20:04:00Z">
        <w:r w:rsidR="00C439DA" w:rsidDel="005A03F4">
          <w:delText xml:space="preserve">Quadro </w:delText>
        </w:r>
        <w:r w:rsidR="00C97AA1" w:rsidDel="005A03F4">
          <w:delText>6</w:delText>
        </w:r>
        <w:r w:rsidR="00C439DA" w:rsidDel="005A03F4">
          <w:delText xml:space="preserve"> </w:delText>
        </w:r>
      </w:del>
      <w:ins w:id="269" w:author="Dalton Solano dos Reis" w:date="2022-12-03T20:04:00Z">
        <w:r>
          <w:t xml:space="preserve"> </w:t>
        </w:r>
      </w:ins>
      <w:r w:rsidR="00C439DA">
        <w:t>– Requisitos não funcionais</w:t>
      </w:r>
    </w:p>
    <w:tbl>
      <w:tblPr>
        <w:tblW w:w="976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67"/>
      </w:tblGrid>
      <w:tr w:rsidR="00C439DA" w14:paraId="078910F2" w14:textId="77777777" w:rsidTr="00783AFC">
        <w:trPr>
          <w:trHeight w:val="310"/>
        </w:trPr>
        <w:tc>
          <w:tcPr>
            <w:tcW w:w="9767" w:type="dxa"/>
            <w:shd w:val="clear" w:color="auto" w:fill="auto"/>
          </w:tcPr>
          <w:p w14:paraId="62F90D88" w14:textId="76702CC7" w:rsidR="00C439DA" w:rsidRPr="002C77BF" w:rsidRDefault="00C439DA" w:rsidP="00783AFC">
            <w:pPr>
              <w:pStyle w:val="TF-TEXTO-QUADRO"/>
              <w:rPr>
                <w:b/>
                <w:bCs/>
              </w:rPr>
            </w:pPr>
            <w:r w:rsidRPr="002C77BF">
              <w:rPr>
                <w:b/>
                <w:bCs/>
              </w:rPr>
              <w:t xml:space="preserve">Requisitos </w:t>
            </w:r>
            <w:r>
              <w:rPr>
                <w:b/>
                <w:bCs/>
              </w:rPr>
              <w:t>não f</w:t>
            </w:r>
            <w:r w:rsidRPr="002C77BF">
              <w:rPr>
                <w:b/>
                <w:bCs/>
              </w:rPr>
              <w:t>uncionais</w:t>
            </w:r>
          </w:p>
        </w:tc>
      </w:tr>
      <w:tr w:rsidR="00C439DA" w14:paraId="4E084176" w14:textId="77777777" w:rsidTr="00783AFC">
        <w:trPr>
          <w:trHeight w:val="310"/>
        </w:trPr>
        <w:tc>
          <w:tcPr>
            <w:tcW w:w="9767" w:type="dxa"/>
            <w:shd w:val="clear" w:color="auto" w:fill="auto"/>
          </w:tcPr>
          <w:p w14:paraId="305BD507" w14:textId="1E433ADC" w:rsidR="00C439DA" w:rsidRDefault="00C439DA" w:rsidP="00783AFC">
            <w:pPr>
              <w:pStyle w:val="TF-TEXTO-QUADRO"/>
            </w:pPr>
            <w:r>
              <w:t xml:space="preserve">RNF01: a detecção principal de objetos deve ser feita com a </w:t>
            </w:r>
            <w:r w:rsidRPr="00C439DA">
              <w:rPr>
                <w:i/>
                <w:iCs/>
              </w:rPr>
              <w:t>framework</w:t>
            </w:r>
            <w:r>
              <w:t xml:space="preserve"> RoomPlan, </w:t>
            </w:r>
            <w:r w:rsidRPr="00DE6710">
              <w:rPr>
                <w:rPrChange w:id="270" w:author="Dalton Solano dos Reis" w:date="2022-12-03T20:32:00Z">
                  <w:rPr>
                    <w:highlight w:val="yellow"/>
                  </w:rPr>
                </w:rPrChange>
              </w:rPr>
              <w:t>quando não for possível, deve utilizar o ML Kit</w:t>
            </w:r>
          </w:p>
        </w:tc>
      </w:tr>
      <w:tr w:rsidR="00C42F0E" w14:paraId="7840DD40" w14:textId="77777777" w:rsidTr="00783AFC">
        <w:trPr>
          <w:trHeight w:val="310"/>
        </w:trPr>
        <w:tc>
          <w:tcPr>
            <w:tcW w:w="9767" w:type="dxa"/>
            <w:shd w:val="clear" w:color="auto" w:fill="auto"/>
          </w:tcPr>
          <w:p w14:paraId="655B3D05" w14:textId="18511378" w:rsidR="00C42F0E" w:rsidRDefault="00C42F0E" w:rsidP="00783AFC">
            <w:pPr>
              <w:pStyle w:val="TF-TEXTO-QUADRO"/>
            </w:pPr>
            <w:r>
              <w:t xml:space="preserve">RNF02: </w:t>
            </w:r>
            <w:r w:rsidR="008F62D8">
              <w:t>ao detectar um obstáculo, o aplicativo deve informar qual é o objeto encontrado</w:t>
            </w:r>
          </w:p>
        </w:tc>
      </w:tr>
    </w:tbl>
    <w:p w14:paraId="3E7F5D1F" w14:textId="4254FB5E" w:rsidR="00C439DA" w:rsidRPr="000D59B1" w:rsidRDefault="00C439DA" w:rsidP="00C439DA">
      <w:pPr>
        <w:pStyle w:val="TF-FONTE"/>
      </w:pPr>
      <w:r>
        <w:t>Fonte: elaborado pelo</w:t>
      </w:r>
      <w:del w:id="271" w:author="Dalton Solano dos Reis" w:date="2022-12-03T20:33:00Z">
        <w:r w:rsidR="00BF6381" w:rsidDel="0089793C">
          <w:delText>s</w:delText>
        </w:r>
      </w:del>
      <w:r>
        <w:t xml:space="preserve"> autor</w:t>
      </w:r>
      <w:del w:id="272" w:author="Dalton Solano dos Reis" w:date="2022-12-03T20:33:00Z">
        <w:r w:rsidR="00BF6381" w:rsidDel="0089793C">
          <w:delText>es</w:delText>
        </w:r>
      </w:del>
      <w:r>
        <w:t>.</w:t>
      </w:r>
    </w:p>
    <w:p w14:paraId="4722F9E3" w14:textId="4D8533FA" w:rsidR="00C439DA" w:rsidRDefault="00AE4EAD" w:rsidP="00AE4EAD">
      <w:pPr>
        <w:pStyle w:val="TF-TEXTO"/>
      </w:pPr>
      <w:r>
        <w:lastRenderedPageBreak/>
        <w:t xml:space="preserve">Para a implementação </w:t>
      </w:r>
      <w:ins w:id="273" w:author="Dalton Solano dos Reis" w:date="2022-12-03T20:33:00Z">
        <w:r w:rsidR="00773A15" w:rsidRPr="00773A15">
          <w:t xml:space="preserve">do aplicativo de orientação de pessoas com deficiência visual </w:t>
        </w:r>
      </w:ins>
      <w:del w:id="274" w:author="Dalton Solano dos Reis" w:date="2022-12-03T20:33:00Z">
        <w:r w:rsidDel="00773A15">
          <w:delText xml:space="preserve">da rotina de orientação </w:delText>
        </w:r>
      </w:del>
      <w:r>
        <w:t>foi utilizado a linguagem de programação Swift, utilizando o XCode 14.0</w:t>
      </w:r>
      <w:r w:rsidR="00BF6381">
        <w:t>.1</w:t>
      </w:r>
      <w:r>
        <w:t xml:space="preserve"> e a versão compatível do MacOS 12.</w:t>
      </w:r>
      <w:r w:rsidR="00BF6381">
        <w:t>6</w:t>
      </w:r>
      <w:r>
        <w:t xml:space="preserve">. </w:t>
      </w:r>
      <w:commentRangeStart w:id="275"/>
      <w:ins w:id="276" w:author="Dalton Solano dos Reis" w:date="2022-12-03T20:34:00Z">
        <w:r w:rsidR="00E67153">
          <w:t>O</w:t>
        </w:r>
      </w:ins>
      <w:del w:id="277" w:author="Dalton Solano dos Reis" w:date="2022-12-03T20:34:00Z">
        <w:r w:rsidDel="00E67153">
          <w:delText>A</w:delText>
        </w:r>
      </w:del>
      <w:r>
        <w:t xml:space="preserve">s </w:t>
      </w:r>
      <w:r w:rsidRPr="00AE4EAD">
        <w:rPr>
          <w:i/>
          <w:iCs/>
        </w:rPr>
        <w:t>frameworks</w:t>
      </w:r>
      <w:r>
        <w:rPr>
          <w:i/>
          <w:iCs/>
        </w:rPr>
        <w:t xml:space="preserve"> </w:t>
      </w:r>
      <w:r>
        <w:t>utilizad</w:t>
      </w:r>
      <w:ins w:id="278" w:author="Dalton Solano dos Reis" w:date="2022-12-03T20:34:00Z">
        <w:r w:rsidR="00E67153">
          <w:t>o</w:t>
        </w:r>
      </w:ins>
      <w:del w:id="279" w:author="Dalton Solano dos Reis" w:date="2022-12-03T20:34:00Z">
        <w:r w:rsidDel="00E67153">
          <w:delText>a</w:delText>
        </w:r>
      </w:del>
      <w:r>
        <w:t xml:space="preserve">s estão em constantes atualizações, porém elas não possuem </w:t>
      </w:r>
      <w:r w:rsidR="007C07E0">
        <w:t xml:space="preserve">um controle de versionamento. </w:t>
      </w:r>
      <w:commentRangeEnd w:id="275"/>
      <w:r w:rsidR="00E67153">
        <w:rPr>
          <w:rStyle w:val="Refdecomentrio"/>
        </w:rPr>
        <w:commentReference w:id="275"/>
      </w:r>
      <w:r w:rsidR="007C07E0">
        <w:t xml:space="preserve">O desenvolvimento foi dividido em </w:t>
      </w:r>
      <w:r w:rsidR="00C42F0E">
        <w:t>3</w:t>
      </w:r>
      <w:r w:rsidR="007C07E0">
        <w:t xml:space="preserve"> partes, 1) Inicialização do escaneamento do LiDAR; 2) Identificação dos objetos; 3) conversação com o aplicativo em todos os momentos.</w:t>
      </w:r>
    </w:p>
    <w:p w14:paraId="4ADED237" w14:textId="4C0E0059" w:rsidR="007C07E0" w:rsidRDefault="007C07E0" w:rsidP="00AE4EAD">
      <w:pPr>
        <w:pStyle w:val="TF-TEXTO"/>
      </w:pPr>
      <w:r>
        <w:t xml:space="preserve">Ao iniciar o aplicativo é necessário aprovar diversas permissões </w:t>
      </w:r>
      <w:del w:id="280" w:author="Dalton Solano dos Reis" w:date="2022-12-03T20:35:00Z">
        <w:r w:rsidDel="00E67153">
          <w:delText xml:space="preserve">de uso </w:delText>
        </w:r>
      </w:del>
      <w:r>
        <w:t>para que seja permitido o uso da câmera, microfone e a</w:t>
      </w:r>
      <w:r w:rsidR="00335C42">
        <w:t>l</w:t>
      </w:r>
      <w:r>
        <w:t>to</w:t>
      </w:r>
      <w:r w:rsidR="00335C42">
        <w:t xml:space="preserve"> </w:t>
      </w:r>
      <w:r>
        <w:t xml:space="preserve">falante. A inicialização do escaneamento é </w:t>
      </w:r>
      <w:del w:id="281" w:author="Dalton Solano dos Reis" w:date="2022-12-03T20:35:00Z">
        <w:r w:rsidDel="00E67153">
          <w:delText xml:space="preserve">inicializada </w:delText>
        </w:r>
      </w:del>
      <w:ins w:id="282" w:author="Dalton Solano dos Reis" w:date="2022-12-03T20:35:00Z">
        <w:r w:rsidR="00E67153">
          <w:t xml:space="preserve">feita </w:t>
        </w:r>
      </w:ins>
      <w:r>
        <w:t xml:space="preserve">por meio da biblioteca Room Plan </w:t>
      </w:r>
      <w:ins w:id="283" w:author="Dalton Solano dos Reis" w:date="2022-12-03T20:41:00Z">
        <w:r w:rsidR="001F32D1">
          <w:t xml:space="preserve">(ver subseção </w:t>
        </w:r>
        <w:r w:rsidR="001F32D1">
          <w:fldChar w:fldCharType="begin"/>
        </w:r>
        <w:r w:rsidR="001F32D1">
          <w:instrText xml:space="preserve"> REF _Ref120991077 \r \h </w:instrText>
        </w:r>
      </w:ins>
      <w:r w:rsidR="001F32D1">
        <w:fldChar w:fldCharType="separate"/>
      </w:r>
      <w:ins w:id="284" w:author="Dalton Solano dos Reis" w:date="2022-12-03T20:41:00Z">
        <w:r w:rsidR="001F32D1">
          <w:t>2.1</w:t>
        </w:r>
        <w:r w:rsidR="001F32D1">
          <w:fldChar w:fldCharType="end"/>
        </w:r>
        <w:r w:rsidR="001F32D1">
          <w:t xml:space="preserve">) </w:t>
        </w:r>
      </w:ins>
      <w:r>
        <w:t xml:space="preserve">com </w:t>
      </w:r>
      <w:r w:rsidR="00222BA6">
        <w:t xml:space="preserve">um evento privado nomeado </w:t>
      </w:r>
      <w:r w:rsidR="00222BA6" w:rsidRPr="00C14D84">
        <w:rPr>
          <w:rStyle w:val="TF-COURIER9"/>
        </w:rPr>
        <w:t>StartSession</w:t>
      </w:r>
      <w:r w:rsidR="00222BA6">
        <w:t xml:space="preserve">, </w:t>
      </w:r>
      <w:ins w:id="285" w:author="Dalton Solano dos Reis" w:date="2022-12-03T20:36:00Z">
        <w:r w:rsidR="00E67153">
          <w:t xml:space="preserve">e </w:t>
        </w:r>
      </w:ins>
      <w:r w:rsidR="00222BA6">
        <w:t xml:space="preserve">após o disparo desse evento o LiDAR começa a funcionar. </w:t>
      </w:r>
      <w:r w:rsidR="00C14D84">
        <w:t>À</w:t>
      </w:r>
      <w:r w:rsidR="00222BA6">
        <w:t xml:space="preserve"> medida que o LiDAR identifica novos objetos ele dispara um outro evento informando os objetos já identificados, </w:t>
      </w:r>
      <w:ins w:id="286" w:author="Dalton Solano dos Reis" w:date="2022-12-03T20:36:00Z">
        <w:r w:rsidR="00E67153">
          <w:t xml:space="preserve">e </w:t>
        </w:r>
      </w:ins>
      <w:r w:rsidR="00222BA6">
        <w:t xml:space="preserve">esse evento é chamado de </w:t>
      </w:r>
      <w:r w:rsidR="00222BA6" w:rsidRPr="00C14D84">
        <w:rPr>
          <w:rStyle w:val="TF-COURIER9"/>
        </w:rPr>
        <w:t>captureSession</w:t>
      </w:r>
      <w:r w:rsidR="004C20D9">
        <w:rPr>
          <w:i/>
          <w:iCs/>
        </w:rPr>
        <w:t xml:space="preserve"> </w:t>
      </w:r>
      <w:r w:rsidR="004C20D9">
        <w:t xml:space="preserve">com uma sobreposição específica que é o </w:t>
      </w:r>
      <w:r w:rsidR="004C20D9" w:rsidRPr="00C14D84">
        <w:rPr>
          <w:rStyle w:val="TF-COURIER9"/>
        </w:rPr>
        <w:t>didAdd</w:t>
      </w:r>
      <w:r w:rsidR="004C20D9">
        <w:rPr>
          <w:i/>
          <w:iCs/>
        </w:rPr>
        <w:t>.</w:t>
      </w:r>
      <w:r w:rsidR="004C20D9">
        <w:t xml:space="preserve"> Nesse </w:t>
      </w:r>
      <w:r w:rsidR="004C20D9" w:rsidRPr="00C14D84">
        <w:rPr>
          <w:rStyle w:val="TF-COURIER9"/>
        </w:rPr>
        <w:t>captureSession</w:t>
      </w:r>
      <w:r w:rsidR="004C20D9">
        <w:t xml:space="preserve"> é possível ver quais são todos os objetos já capturados pelo LiDAR, além disso o Room Plan faz uma triagem do objeto encontrado. A triagem é dividida em 5 grupos, sendo eles, portas, paredes, aberturas, janelas e objetos. </w:t>
      </w:r>
      <w:r w:rsidR="00C97AA1">
        <w:t xml:space="preserve">No </w:t>
      </w:r>
      <w:ins w:id="287" w:author="Dalton Solano dos Reis" w:date="2022-12-03T20:37:00Z">
        <w:r w:rsidR="00E67153">
          <w:fldChar w:fldCharType="begin"/>
        </w:r>
        <w:r w:rsidR="00E67153">
          <w:instrText xml:space="preserve"> REF _Ref120992253 \h </w:instrText>
        </w:r>
      </w:ins>
      <w:r w:rsidR="00E67153">
        <w:fldChar w:fldCharType="separate"/>
      </w:r>
      <w:ins w:id="288" w:author="Dalton Solano dos Reis" w:date="2022-12-03T20:37:00Z">
        <w:r w:rsidR="00E67153">
          <w:t xml:space="preserve">Quadro </w:t>
        </w:r>
        <w:r w:rsidR="00E67153">
          <w:rPr>
            <w:noProof/>
          </w:rPr>
          <w:t>7</w:t>
        </w:r>
        <w:r w:rsidR="00E67153">
          <w:fldChar w:fldCharType="end"/>
        </w:r>
      </w:ins>
      <w:del w:id="289" w:author="Dalton Solano dos Reis" w:date="2022-12-03T20:37:00Z">
        <w:r w:rsidR="00C97AA1" w:rsidDel="00E67153">
          <w:delText>Quadro 7</w:delText>
        </w:r>
      </w:del>
      <w:r w:rsidR="002C7522">
        <w:t xml:space="preserve"> é ilustrado o código</w:t>
      </w:r>
      <w:r w:rsidR="00B17960">
        <w:t xml:space="preserve"> do aplicativo</w:t>
      </w:r>
      <w:r w:rsidR="002C7522">
        <w:t xml:space="preserve"> onde é mencionado o evento do </w:t>
      </w:r>
      <w:r w:rsidR="002C7522" w:rsidRPr="00C14D84">
        <w:rPr>
          <w:rStyle w:val="TF-COURIER9"/>
        </w:rPr>
        <w:t>captureSession</w:t>
      </w:r>
      <w:r w:rsidR="002C7522">
        <w:t xml:space="preserve"> e os grupos de objetos recebidos.</w:t>
      </w:r>
    </w:p>
    <w:p w14:paraId="0C31E635" w14:textId="30B90692" w:rsidR="002C7522" w:rsidRDefault="005A03F4" w:rsidP="005A03F4">
      <w:pPr>
        <w:pStyle w:val="TF-LEGENDA"/>
      </w:pPr>
      <w:bookmarkStart w:id="290" w:name="_Ref120992253"/>
      <w:ins w:id="291" w:author="Dalton Solano dos Reis" w:date="2022-12-03T20:04:00Z">
        <w:r>
          <w:t xml:space="preserve">Quadro </w:t>
        </w:r>
        <w:r>
          <w:fldChar w:fldCharType="begin"/>
        </w:r>
        <w:r>
          <w:instrText xml:space="preserve"> SEQ Quadro \* ARABIC </w:instrText>
        </w:r>
      </w:ins>
      <w:r>
        <w:fldChar w:fldCharType="separate"/>
      </w:r>
      <w:ins w:id="292" w:author="Dalton Solano dos Reis" w:date="2022-12-03T20:05:00Z">
        <w:r>
          <w:rPr>
            <w:noProof/>
          </w:rPr>
          <w:t>7</w:t>
        </w:r>
      </w:ins>
      <w:ins w:id="293" w:author="Dalton Solano dos Reis" w:date="2022-12-03T20:04:00Z">
        <w:r>
          <w:fldChar w:fldCharType="end"/>
        </w:r>
      </w:ins>
      <w:bookmarkEnd w:id="290"/>
      <w:del w:id="294" w:author="Dalton Solano dos Reis" w:date="2022-12-03T20:04:00Z">
        <w:r w:rsidR="00C97AA1" w:rsidDel="005A03F4">
          <w:delText>Quadro</w:delText>
        </w:r>
        <w:r w:rsidR="002C7522" w:rsidDel="005A03F4">
          <w:delText xml:space="preserve"> 7 </w:delText>
        </w:r>
      </w:del>
      <w:ins w:id="295" w:author="Dalton Solano dos Reis" w:date="2022-12-03T20:04:00Z">
        <w:r>
          <w:t xml:space="preserve"> </w:t>
        </w:r>
      </w:ins>
      <w:r w:rsidR="002C7522">
        <w:t xml:space="preserve">– </w:t>
      </w:r>
      <w:r w:rsidR="00B17960">
        <w:t>Utilizando a biblioteca</w:t>
      </w:r>
      <w:r w:rsidR="00F44890">
        <w:t xml:space="preserve"> </w:t>
      </w:r>
      <w:r w:rsidR="00F44890" w:rsidRPr="00335C42">
        <w:t>Room</w:t>
      </w:r>
      <w:r w:rsidR="00F44890">
        <w:t xml:space="preserve"> Plan</w:t>
      </w:r>
    </w:p>
    <w:p w14:paraId="765959AB" w14:textId="647FAD8F" w:rsidR="002C7522" w:rsidRDefault="00A95FA8" w:rsidP="002C7522">
      <w:pPr>
        <w:pStyle w:val="TF-FIGURA"/>
      </w:pPr>
      <w:r>
        <w:rPr>
          <w:noProof/>
        </w:rPr>
        <w:drawing>
          <wp:inline distT="0" distB="0" distL="0" distR="0" wp14:anchorId="77C1EBDF" wp14:editId="464869B5">
            <wp:extent cx="5021580" cy="1447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3792" w14:textId="61FC5193" w:rsidR="00A95FA8" w:rsidRDefault="00A95FA8" w:rsidP="00A95FA8">
      <w:pPr>
        <w:pStyle w:val="TF-FONTE"/>
      </w:pPr>
      <w:r>
        <w:t>Fonte: Elaborado pelo</w:t>
      </w:r>
      <w:del w:id="296" w:author="Dalton Solano dos Reis" w:date="2022-12-03T20:37:00Z">
        <w:r w:rsidR="008C296E" w:rsidDel="00E67153">
          <w:delText>s</w:delText>
        </w:r>
      </w:del>
      <w:r>
        <w:t xml:space="preserve"> autor</w:t>
      </w:r>
      <w:del w:id="297" w:author="Dalton Solano dos Reis" w:date="2022-12-03T20:37:00Z">
        <w:r w:rsidR="008C296E" w:rsidDel="00E67153">
          <w:delText>es</w:delText>
        </w:r>
      </w:del>
      <w:r>
        <w:t>.</w:t>
      </w:r>
    </w:p>
    <w:p w14:paraId="64B2D249" w14:textId="0AA063AC" w:rsidR="00020257" w:rsidRDefault="00020257" w:rsidP="00020257">
      <w:pPr>
        <w:pStyle w:val="TF-TEXTO"/>
      </w:pPr>
      <w:r>
        <w:t>N</w:t>
      </w:r>
      <w:r w:rsidR="002D39F5">
        <w:t>o</w:t>
      </w:r>
      <w:r>
        <w:t xml:space="preserve"> </w:t>
      </w:r>
      <w:ins w:id="298" w:author="Dalton Solano dos Reis" w:date="2022-12-03T20:37:00Z">
        <w:r w:rsidR="00E67153">
          <w:fldChar w:fldCharType="begin"/>
        </w:r>
        <w:r w:rsidR="00E67153">
          <w:instrText xml:space="preserve"> REF _Ref120992253 \h </w:instrText>
        </w:r>
      </w:ins>
      <w:r w:rsidR="00E67153">
        <w:fldChar w:fldCharType="separate"/>
      </w:r>
      <w:ins w:id="299" w:author="Dalton Solano dos Reis" w:date="2022-12-03T20:37:00Z">
        <w:r w:rsidR="00E67153">
          <w:t xml:space="preserve">Quadro </w:t>
        </w:r>
        <w:r w:rsidR="00E67153">
          <w:rPr>
            <w:noProof/>
          </w:rPr>
          <w:t>7</w:t>
        </w:r>
        <w:r w:rsidR="00E67153">
          <w:fldChar w:fldCharType="end"/>
        </w:r>
      </w:ins>
      <w:del w:id="300" w:author="Dalton Solano dos Reis" w:date="2022-12-03T20:37:00Z">
        <w:r w:rsidR="002D39F5" w:rsidDel="00E67153">
          <w:delText xml:space="preserve">Quadro </w:delText>
        </w:r>
        <w:r w:rsidDel="00E67153">
          <w:delText>7</w:delText>
        </w:r>
      </w:del>
      <w:r>
        <w:t xml:space="preserve">, o objeto retornado </w:t>
      </w:r>
      <w:r w:rsidRPr="00C14D84">
        <w:rPr>
          <w:rStyle w:val="TF-COURIER9"/>
        </w:rPr>
        <w:t>room</w:t>
      </w:r>
      <w:r>
        <w:t xml:space="preserve"> possui vários vetores de Surface ou Object. Um Object ou Surface possui algumas propriedades como identificador (UUID), categoria, precisão, entre outras que não foram utilizados. Não é possível determinar a distância que o objeto se encontra da câmera, porque infortunadamente a </w:t>
      </w:r>
      <w:r w:rsidRPr="00E67153">
        <w:rPr>
          <w:i/>
          <w:iCs/>
          <w:rPrChange w:id="301" w:author="Dalton Solano dos Reis" w:date="2022-12-03T20:38:00Z">
            <w:rPr/>
          </w:rPrChange>
        </w:rPr>
        <w:t>framework</w:t>
      </w:r>
      <w:r>
        <w:t xml:space="preserve"> não disponibiliza essa propriedade.</w:t>
      </w:r>
    </w:p>
    <w:p w14:paraId="2C958D33" w14:textId="3AF1A249" w:rsidR="004C20D9" w:rsidRPr="001F32D1" w:rsidRDefault="004C20D9" w:rsidP="00AE4EAD">
      <w:pPr>
        <w:pStyle w:val="TF-TEXTO"/>
        <w:rPr>
          <w:rPrChange w:id="302" w:author="Dalton Solano dos Reis" w:date="2022-12-03T20:42:00Z">
            <w:rPr>
              <w:highlight w:val="yellow"/>
            </w:rPr>
          </w:rPrChange>
        </w:rPr>
      </w:pPr>
      <w:r>
        <w:t xml:space="preserve">Como o foco principal do Room Plan não é informar quais </w:t>
      </w:r>
      <w:ins w:id="303" w:author="Dalton Solano dos Reis" w:date="2022-12-03T20:38:00Z">
        <w:r w:rsidR="001F32D1">
          <w:t xml:space="preserve">são </w:t>
        </w:r>
      </w:ins>
      <w:r>
        <w:t xml:space="preserve">os objetos </w:t>
      </w:r>
      <w:ins w:id="304" w:author="Dalton Solano dos Reis" w:date="2022-12-03T20:38:00Z">
        <w:r w:rsidR="001F32D1">
          <w:t>enco</w:t>
        </w:r>
      </w:ins>
      <w:ins w:id="305" w:author="Dalton Solano dos Reis" w:date="2022-12-03T20:39:00Z">
        <w:r w:rsidR="001F32D1">
          <w:t xml:space="preserve">ntrados </w:t>
        </w:r>
      </w:ins>
      <w:del w:id="306" w:author="Dalton Solano dos Reis" w:date="2022-12-03T20:39:00Z">
        <w:r w:rsidDel="001F32D1">
          <w:delText xml:space="preserve">do </w:delText>
        </w:r>
      </w:del>
      <w:ins w:id="307" w:author="Dalton Solano dos Reis" w:date="2022-12-03T20:39:00Z">
        <w:r w:rsidR="001F32D1">
          <w:t xml:space="preserve">no </w:t>
        </w:r>
      </w:ins>
      <w:r>
        <w:t>ambiente</w:t>
      </w:r>
      <w:ins w:id="308" w:author="Dalton Solano dos Reis" w:date="2022-12-03T20:39:00Z">
        <w:r w:rsidR="001F32D1">
          <w:t xml:space="preserve"> </w:t>
        </w:r>
      </w:ins>
      <w:del w:id="309" w:author="Dalton Solano dos Reis" w:date="2022-12-03T20:39:00Z">
        <w:r w:rsidDel="001F32D1">
          <w:delText xml:space="preserve">, </w:delText>
        </w:r>
      </w:del>
      <w:r>
        <w:t xml:space="preserve">ele acaba generalizando apenas para objeto, </w:t>
      </w:r>
      <w:ins w:id="310" w:author="Dalton Solano dos Reis" w:date="2022-12-03T20:39:00Z">
        <w:r w:rsidR="001F32D1">
          <w:t xml:space="preserve">e </w:t>
        </w:r>
      </w:ins>
      <w:r>
        <w:t>nesses casos</w:t>
      </w:r>
      <w:ins w:id="311" w:author="Dalton Solano dos Reis" w:date="2022-12-03T20:39:00Z">
        <w:r w:rsidR="001F32D1">
          <w:t xml:space="preserve"> se optou em </w:t>
        </w:r>
      </w:ins>
      <w:del w:id="312" w:author="Dalton Solano dos Reis" w:date="2022-12-03T20:40:00Z">
        <w:r w:rsidDel="001F32D1">
          <w:delText>, é utilizado</w:delText>
        </w:r>
      </w:del>
      <w:ins w:id="313" w:author="Dalton Solano dos Reis" w:date="2022-12-03T20:40:00Z">
        <w:r w:rsidR="001F32D1">
          <w:t>utilizar</w:t>
        </w:r>
      </w:ins>
      <w:r>
        <w:t xml:space="preserve"> o ML Kit</w:t>
      </w:r>
      <w:ins w:id="314" w:author="Dalton Solano dos Reis" w:date="2022-12-03T20:40:00Z">
        <w:r w:rsidR="001F32D1">
          <w:t xml:space="preserve"> (ver subseção </w:t>
        </w:r>
        <w:r w:rsidR="001F32D1">
          <w:fldChar w:fldCharType="begin"/>
        </w:r>
        <w:r w:rsidR="001F32D1">
          <w:instrText xml:space="preserve"> REF _Ref120991090 \r \h </w:instrText>
        </w:r>
      </w:ins>
      <w:r w:rsidR="001F32D1">
        <w:fldChar w:fldCharType="separate"/>
      </w:r>
      <w:ins w:id="315" w:author="Dalton Solano dos Reis" w:date="2022-12-03T20:40:00Z">
        <w:r w:rsidR="001F32D1">
          <w:t>2.2</w:t>
        </w:r>
        <w:r w:rsidR="001F32D1">
          <w:fldChar w:fldCharType="end"/>
        </w:r>
        <w:r w:rsidR="001F32D1" w:rsidRPr="001F32D1">
          <w:t>)</w:t>
        </w:r>
      </w:ins>
      <w:r w:rsidRPr="001F32D1">
        <w:t xml:space="preserve">. </w:t>
      </w:r>
      <w:r w:rsidRPr="001F32D1">
        <w:rPr>
          <w:rPrChange w:id="316" w:author="Dalton Solano dos Reis" w:date="2022-12-03T20:42:00Z">
            <w:rPr>
              <w:highlight w:val="yellow"/>
            </w:rPr>
          </w:rPrChange>
        </w:rPr>
        <w:t xml:space="preserve">No escopo atual o Room Plan não consegue retornar a imagem do </w:t>
      </w:r>
      <w:r w:rsidRPr="001F32D1">
        <w:rPr>
          <w:i/>
          <w:iCs/>
          <w:rPrChange w:id="317" w:author="Dalton Solano dos Reis" w:date="2022-12-03T20:42:00Z">
            <w:rPr>
              <w:i/>
              <w:iCs/>
              <w:highlight w:val="yellow"/>
            </w:rPr>
          </w:rPrChange>
        </w:rPr>
        <w:t>feed</w:t>
      </w:r>
      <w:r w:rsidRPr="001F32D1">
        <w:rPr>
          <w:rPrChange w:id="318" w:author="Dalton Solano dos Reis" w:date="2022-12-03T20:42:00Z">
            <w:rPr>
              <w:highlight w:val="yellow"/>
            </w:rPr>
          </w:rPrChange>
        </w:rPr>
        <w:t xml:space="preserve"> da câmera como um objeto utilizável, </w:t>
      </w:r>
      <w:ins w:id="319" w:author="Dalton Solano dos Reis" w:date="2022-12-03T20:42:00Z">
        <w:r w:rsidR="001F32D1">
          <w:t xml:space="preserve">no caso o </w:t>
        </w:r>
      </w:ins>
      <w:r w:rsidRPr="001F32D1">
        <w:rPr>
          <w:rStyle w:val="TF-COURIER9"/>
          <w:rPrChange w:id="320" w:author="Dalton Solano dos Reis" w:date="2022-12-03T20:42:00Z">
            <w:rPr>
              <w:highlight w:val="yellow"/>
            </w:rPr>
          </w:rPrChange>
        </w:rPr>
        <w:t>CVPixelBuffer</w:t>
      </w:r>
      <w:del w:id="321" w:author="Dalton Solano dos Reis" w:date="2022-12-03T20:42:00Z">
        <w:r w:rsidRPr="001F32D1" w:rsidDel="001F32D1">
          <w:rPr>
            <w:rPrChange w:id="322" w:author="Dalton Solano dos Reis" w:date="2022-12-03T20:42:00Z">
              <w:rPr>
                <w:highlight w:val="yellow"/>
              </w:rPr>
            </w:rPrChange>
          </w:rPr>
          <w:delText xml:space="preserve"> por exemplo</w:delText>
        </w:r>
      </w:del>
      <w:r w:rsidRPr="001F32D1">
        <w:rPr>
          <w:rPrChange w:id="323" w:author="Dalton Solano dos Reis" w:date="2022-12-03T20:42:00Z">
            <w:rPr>
              <w:highlight w:val="yellow"/>
            </w:rPr>
          </w:rPrChange>
        </w:rPr>
        <w:t>, então é necessário utilizar a própria câmera para tirar uma foto desse instante que é encontrado o objeto e encaminhar essa imagem para o ML Kit para realizar a sua identificação</w:t>
      </w:r>
      <w:r w:rsidR="00F02748" w:rsidRPr="001F32D1">
        <w:rPr>
          <w:rPrChange w:id="324" w:author="Dalton Solano dos Reis" w:date="2022-12-03T20:42:00Z">
            <w:rPr>
              <w:highlight w:val="yellow"/>
            </w:rPr>
          </w:rPrChange>
        </w:rPr>
        <w:t xml:space="preserve">. Após receber uma imagem da câmera no formato </w:t>
      </w:r>
      <w:r w:rsidR="00F02748" w:rsidRPr="001F32D1">
        <w:rPr>
          <w:rStyle w:val="TF-COURIER9"/>
          <w:rPrChange w:id="325" w:author="Dalton Solano dos Reis" w:date="2022-12-03T20:43:00Z">
            <w:rPr>
              <w:highlight w:val="green"/>
            </w:rPr>
          </w:rPrChange>
        </w:rPr>
        <w:t>UImage</w:t>
      </w:r>
      <w:r w:rsidR="00F02748" w:rsidRPr="001F32D1">
        <w:rPr>
          <w:rPrChange w:id="326" w:author="Dalton Solano dos Reis" w:date="2022-12-03T20:42:00Z">
            <w:rPr>
              <w:highlight w:val="green"/>
            </w:rPr>
          </w:rPrChange>
        </w:rPr>
        <w:t xml:space="preserve"> </w:t>
      </w:r>
      <w:r w:rsidR="00F02748" w:rsidRPr="001F32D1">
        <w:rPr>
          <w:rPrChange w:id="327" w:author="Dalton Solano dos Reis" w:date="2022-12-03T20:42:00Z">
            <w:rPr>
              <w:highlight w:val="yellow"/>
            </w:rPr>
          </w:rPrChange>
        </w:rPr>
        <w:t xml:space="preserve">ela é encaminhada para o ML Kit para realizar a identificação do objeto e </w:t>
      </w:r>
      <w:r w:rsidR="00F02748" w:rsidRPr="001F32D1">
        <w:rPr>
          <w:highlight w:val="cyan"/>
          <w:rPrChange w:id="328" w:author="Dalton Solano dos Reis" w:date="2022-12-03T20:44:00Z">
            <w:rPr>
              <w:highlight w:val="yellow"/>
            </w:rPr>
          </w:rPrChange>
        </w:rPr>
        <w:t>a sua precisão</w:t>
      </w:r>
      <w:r w:rsidR="00F02748" w:rsidRPr="001F32D1">
        <w:rPr>
          <w:rPrChange w:id="329" w:author="Dalton Solano dos Reis" w:date="2022-12-03T20:42:00Z">
            <w:rPr>
              <w:highlight w:val="yellow"/>
            </w:rPr>
          </w:rPrChange>
        </w:rPr>
        <w:t>, com o resultado da identificação, é informado ao usuário final em comando de voz.</w:t>
      </w:r>
      <w:r w:rsidR="00F02748" w:rsidRPr="001F32D1">
        <w:t xml:space="preserve"> </w:t>
      </w:r>
      <w:r w:rsidR="00F02748" w:rsidRPr="001F32D1">
        <w:rPr>
          <w:rPrChange w:id="330" w:author="Dalton Solano dos Reis" w:date="2022-12-03T20:42:00Z">
            <w:rPr>
              <w:highlight w:val="yellow"/>
            </w:rPr>
          </w:rPrChange>
        </w:rPr>
        <w:t xml:space="preserve">Na </w:t>
      </w:r>
      <w:ins w:id="331" w:author="Dalton Solano dos Reis" w:date="2022-12-03T20:45:00Z">
        <w:r w:rsidR="005B77C1">
          <w:fldChar w:fldCharType="begin"/>
        </w:r>
        <w:r w:rsidR="005B77C1">
          <w:instrText xml:space="preserve"> REF _Ref120992733 \h </w:instrText>
        </w:r>
      </w:ins>
      <w:r w:rsidR="005B77C1">
        <w:fldChar w:fldCharType="separate"/>
      </w:r>
      <w:ins w:id="332" w:author="Dalton Solano dos Reis" w:date="2022-12-03T20:45:00Z">
        <w:r w:rsidR="005B77C1">
          <w:t xml:space="preserve">Quadro </w:t>
        </w:r>
        <w:r w:rsidR="005B77C1">
          <w:rPr>
            <w:noProof/>
          </w:rPr>
          <w:t>8</w:t>
        </w:r>
        <w:r w:rsidR="005B77C1">
          <w:fldChar w:fldCharType="end"/>
        </w:r>
        <w:r w:rsidR="005B77C1">
          <w:t xml:space="preserve"> </w:t>
        </w:r>
      </w:ins>
      <w:del w:id="333" w:author="Dalton Solano dos Reis" w:date="2022-12-03T20:45:00Z">
        <w:r w:rsidR="00C97AA1" w:rsidRPr="001F32D1" w:rsidDel="005B77C1">
          <w:rPr>
            <w:rPrChange w:id="334" w:author="Dalton Solano dos Reis" w:date="2022-12-03T20:42:00Z">
              <w:rPr>
                <w:highlight w:val="yellow"/>
              </w:rPr>
            </w:rPrChange>
          </w:rPr>
          <w:delText>Quadro</w:delText>
        </w:r>
        <w:r w:rsidR="00F02748" w:rsidRPr="001F32D1" w:rsidDel="005B77C1">
          <w:rPr>
            <w:rPrChange w:id="335" w:author="Dalton Solano dos Reis" w:date="2022-12-03T20:42:00Z">
              <w:rPr>
                <w:highlight w:val="yellow"/>
              </w:rPr>
            </w:rPrChange>
          </w:rPr>
          <w:delText xml:space="preserve"> 8 </w:delText>
        </w:r>
      </w:del>
      <w:r w:rsidR="00F02748" w:rsidRPr="001F32D1">
        <w:rPr>
          <w:rPrChange w:id="336" w:author="Dalton Solano dos Reis" w:date="2022-12-03T20:42:00Z">
            <w:rPr>
              <w:highlight w:val="yellow"/>
            </w:rPr>
          </w:rPrChange>
        </w:rPr>
        <w:t xml:space="preserve">é apresentado o trecho do código onde é recebido a </w:t>
      </w:r>
      <w:r w:rsidR="00F02748" w:rsidRPr="001F32D1">
        <w:rPr>
          <w:rStyle w:val="TF-COURIER9"/>
          <w:rPrChange w:id="337" w:author="Dalton Solano dos Reis" w:date="2022-12-03T20:44:00Z">
            <w:rPr>
              <w:highlight w:val="yellow"/>
            </w:rPr>
          </w:rPrChange>
        </w:rPr>
        <w:t>UImage</w:t>
      </w:r>
      <w:r w:rsidR="00F02748" w:rsidRPr="001F32D1">
        <w:rPr>
          <w:rPrChange w:id="338" w:author="Dalton Solano dos Reis" w:date="2022-12-03T20:42:00Z">
            <w:rPr>
              <w:highlight w:val="yellow"/>
            </w:rPr>
          </w:rPrChange>
        </w:rPr>
        <w:t>, enviada para identificação e recebendo o resultado da identificação.</w:t>
      </w:r>
    </w:p>
    <w:p w14:paraId="00E07CB3" w14:textId="7B47FEFA" w:rsidR="00F02748" w:rsidRPr="00F02748" w:rsidRDefault="005A03F4" w:rsidP="005A03F4">
      <w:pPr>
        <w:pStyle w:val="TF-LEGENDA"/>
        <w:rPr>
          <w:highlight w:val="yellow"/>
        </w:rPr>
      </w:pPr>
      <w:bookmarkStart w:id="339" w:name="_Ref120992733"/>
      <w:ins w:id="340" w:author="Dalton Solano dos Reis" w:date="2022-12-03T20:05:00Z">
        <w:r w:rsidRPr="005B77C1">
          <w:lastRenderedPageBreak/>
          <w:t xml:space="preserve">Quadro </w:t>
        </w:r>
        <w:r w:rsidRPr="005B77C1">
          <w:fldChar w:fldCharType="begin"/>
        </w:r>
        <w:r w:rsidRPr="005B77C1">
          <w:instrText xml:space="preserve"> SEQ Quadro \* ARABIC </w:instrText>
        </w:r>
      </w:ins>
      <w:r w:rsidRPr="005B77C1">
        <w:fldChar w:fldCharType="separate"/>
      </w:r>
      <w:ins w:id="341" w:author="Dalton Solano dos Reis" w:date="2022-12-03T20:05:00Z">
        <w:r w:rsidRPr="005B77C1">
          <w:rPr>
            <w:noProof/>
          </w:rPr>
          <w:t>8</w:t>
        </w:r>
        <w:r w:rsidRPr="005B77C1">
          <w:fldChar w:fldCharType="end"/>
        </w:r>
      </w:ins>
      <w:bookmarkEnd w:id="339"/>
      <w:del w:id="342" w:author="Dalton Solano dos Reis" w:date="2022-12-03T20:05:00Z">
        <w:r w:rsidR="00C97AA1" w:rsidRPr="005B77C1" w:rsidDel="005A03F4">
          <w:rPr>
            <w:rPrChange w:id="343" w:author="Dalton Solano dos Reis" w:date="2022-12-03T20:45:00Z">
              <w:rPr>
                <w:highlight w:val="yellow"/>
              </w:rPr>
            </w:rPrChange>
          </w:rPr>
          <w:delText>Quadro</w:delText>
        </w:r>
        <w:r w:rsidR="00F02748" w:rsidRPr="005B77C1" w:rsidDel="005A03F4">
          <w:rPr>
            <w:rPrChange w:id="344" w:author="Dalton Solano dos Reis" w:date="2022-12-03T20:45:00Z">
              <w:rPr>
                <w:highlight w:val="yellow"/>
              </w:rPr>
            </w:rPrChange>
          </w:rPr>
          <w:delText xml:space="preserve"> 8 </w:delText>
        </w:r>
      </w:del>
      <w:ins w:id="345" w:author="Dalton Solano dos Reis" w:date="2022-12-03T20:05:00Z">
        <w:r w:rsidRPr="005B77C1">
          <w:rPr>
            <w:rPrChange w:id="346" w:author="Dalton Solano dos Reis" w:date="2022-12-03T20:45:00Z">
              <w:rPr>
                <w:highlight w:val="yellow"/>
              </w:rPr>
            </w:rPrChange>
          </w:rPr>
          <w:t xml:space="preserve"> </w:t>
        </w:r>
      </w:ins>
      <w:r w:rsidR="00F02748" w:rsidRPr="005B77C1">
        <w:rPr>
          <w:rPrChange w:id="347" w:author="Dalton Solano dos Reis" w:date="2022-12-03T20:45:00Z">
            <w:rPr>
              <w:highlight w:val="yellow"/>
            </w:rPr>
          </w:rPrChange>
        </w:rPr>
        <w:t>– Trecho de código</w:t>
      </w:r>
      <w:r w:rsidR="00DA136A" w:rsidRPr="005B77C1">
        <w:rPr>
          <w:rPrChange w:id="348" w:author="Dalton Solano dos Reis" w:date="2022-12-03T20:45:00Z">
            <w:rPr>
              <w:highlight w:val="yellow"/>
            </w:rPr>
          </w:rPrChange>
        </w:rPr>
        <w:t xml:space="preserve"> ML Kit</w:t>
      </w:r>
    </w:p>
    <w:p w14:paraId="7BCACF39" w14:textId="18D9480E" w:rsidR="00F02748" w:rsidRPr="00F02748" w:rsidRDefault="004D6003" w:rsidP="00F02748">
      <w:pPr>
        <w:pStyle w:val="TF-FIGURA"/>
        <w:rPr>
          <w:highlight w:val="yellow"/>
        </w:rPr>
      </w:pPr>
      <w:r w:rsidRPr="004D6003">
        <w:rPr>
          <w:noProof/>
        </w:rPr>
        <w:drawing>
          <wp:inline distT="0" distB="0" distL="0" distR="0" wp14:anchorId="4743310B" wp14:editId="28A68F6E">
            <wp:extent cx="4800600" cy="32080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5E6A" w14:textId="073CE469" w:rsidR="00F02748" w:rsidRDefault="00F02748" w:rsidP="00F02748">
      <w:pPr>
        <w:pStyle w:val="TF-FONTE"/>
      </w:pPr>
      <w:r w:rsidRPr="005B77C1">
        <w:rPr>
          <w:rPrChange w:id="349" w:author="Dalton Solano dos Reis" w:date="2022-12-03T20:45:00Z">
            <w:rPr>
              <w:highlight w:val="yellow"/>
            </w:rPr>
          </w:rPrChange>
        </w:rPr>
        <w:t>Fonte: Elaborado pelo</w:t>
      </w:r>
      <w:del w:id="350" w:author="Dalton Solano dos Reis" w:date="2022-12-03T20:45:00Z">
        <w:r w:rsidR="008C296E" w:rsidRPr="005B77C1" w:rsidDel="005B77C1">
          <w:rPr>
            <w:rPrChange w:id="351" w:author="Dalton Solano dos Reis" w:date="2022-12-03T20:45:00Z">
              <w:rPr>
                <w:highlight w:val="yellow"/>
              </w:rPr>
            </w:rPrChange>
          </w:rPr>
          <w:delText>s</w:delText>
        </w:r>
      </w:del>
      <w:r w:rsidRPr="005B77C1">
        <w:rPr>
          <w:rPrChange w:id="352" w:author="Dalton Solano dos Reis" w:date="2022-12-03T20:45:00Z">
            <w:rPr>
              <w:highlight w:val="yellow"/>
            </w:rPr>
          </w:rPrChange>
        </w:rPr>
        <w:t xml:space="preserve"> autor</w:t>
      </w:r>
      <w:del w:id="353" w:author="Dalton Solano dos Reis" w:date="2022-12-03T20:45:00Z">
        <w:r w:rsidR="008C296E" w:rsidRPr="005B77C1" w:rsidDel="005B77C1">
          <w:rPr>
            <w:rPrChange w:id="354" w:author="Dalton Solano dos Reis" w:date="2022-12-03T20:45:00Z">
              <w:rPr>
                <w:highlight w:val="yellow"/>
              </w:rPr>
            </w:rPrChange>
          </w:rPr>
          <w:delText>es</w:delText>
        </w:r>
      </w:del>
      <w:r w:rsidRPr="005B77C1">
        <w:rPr>
          <w:rPrChange w:id="355" w:author="Dalton Solano dos Reis" w:date="2022-12-03T20:45:00Z">
            <w:rPr>
              <w:highlight w:val="yellow"/>
            </w:rPr>
          </w:rPrChange>
        </w:rPr>
        <w:t>.</w:t>
      </w:r>
    </w:p>
    <w:p w14:paraId="18E428B2" w14:textId="2E0DD9D7" w:rsidR="00F02748" w:rsidRDefault="00F02748" w:rsidP="00F02748">
      <w:pPr>
        <w:pStyle w:val="TF-TEXTO"/>
      </w:pPr>
      <w:r>
        <w:t xml:space="preserve">Todos os botões do aplicativo podem ser </w:t>
      </w:r>
      <w:del w:id="356" w:author="Dalton Solano dos Reis" w:date="2022-12-03T20:46:00Z">
        <w:r w:rsidDel="008F0EEA">
          <w:delText xml:space="preserve">iterados </w:delText>
        </w:r>
      </w:del>
      <w:ins w:id="357" w:author="Dalton Solano dos Reis" w:date="2022-12-03T20:46:00Z">
        <w:r w:rsidR="008F0EEA">
          <w:t xml:space="preserve">interagidos </w:t>
        </w:r>
      </w:ins>
      <w:r>
        <w:t>por comandos de voz</w:t>
      </w:r>
      <w:del w:id="358" w:author="Dalton Solano dos Reis" w:date="2022-12-03T20:46:00Z">
        <w:r w:rsidDel="008F0EEA">
          <w:delText>,</w:delText>
        </w:r>
      </w:del>
      <w:r>
        <w:t xml:space="preserve"> utilizando </w:t>
      </w:r>
      <w:r w:rsidR="0087386F">
        <w:t xml:space="preserve">os </w:t>
      </w:r>
      <w:r w:rsidR="0087386F" w:rsidRPr="0087386F">
        <w:rPr>
          <w:i/>
          <w:iCs/>
        </w:rPr>
        <w:t>frameworks</w:t>
      </w:r>
      <w:r>
        <w:t xml:space="preserve"> Speech e AVFoundation</w:t>
      </w:r>
      <w:ins w:id="359" w:author="Dalton Solano dos Reis" w:date="2022-12-03T20:46:00Z">
        <w:r w:rsidR="008F0EEA">
          <w:t xml:space="preserve">. </w:t>
        </w:r>
      </w:ins>
      <w:del w:id="360" w:author="Dalton Solano dos Reis" w:date="2022-12-03T20:47:00Z">
        <w:r w:rsidDel="008F0EEA">
          <w:delText xml:space="preserve"> e</w:delText>
        </w:r>
      </w:del>
      <w:ins w:id="361" w:author="Dalton Solano dos Reis" w:date="2022-12-03T20:47:00Z">
        <w:r w:rsidR="008F0EEA">
          <w:t>E</w:t>
        </w:r>
      </w:ins>
      <w:r>
        <w:t>sse procedimento ficou demasiado simples com um pequeno impedimento</w:t>
      </w:r>
      <w:del w:id="362" w:author="Dalton Solano dos Reis" w:date="2022-12-03T20:47:00Z">
        <w:r w:rsidDel="008F0EEA">
          <w:delText xml:space="preserve">. </w:delText>
        </w:r>
        <w:r w:rsidR="00335C42" w:rsidDel="008F0EEA">
          <w:delText>N</w:delText>
        </w:r>
      </w:del>
      <w:ins w:id="363" w:author="Dalton Solano dos Reis" w:date="2022-12-03T20:47:00Z">
        <w:r w:rsidR="008F0EEA">
          <w:t>, n</w:t>
        </w:r>
      </w:ins>
      <w:r w:rsidR="00335C42">
        <w:t>o</w:t>
      </w:r>
      <w:r>
        <w:t xml:space="preserve"> Speech é possível determinar qual a </w:t>
      </w:r>
      <w:r w:rsidR="00E40B13">
        <w:t xml:space="preserve">língua a ser falada, já o AVFoundation não permite isso de maneira tão simplificada, </w:t>
      </w:r>
      <w:r w:rsidR="00335C42">
        <w:t xml:space="preserve">onde o </w:t>
      </w:r>
      <w:r w:rsidR="00E40B13">
        <w:t xml:space="preserve">padrão é o </w:t>
      </w:r>
      <w:r w:rsidR="00335C42">
        <w:t>i</w:t>
      </w:r>
      <w:r w:rsidR="00E40B13">
        <w:t xml:space="preserve">nglês. Não somente isso, o AVFoundation entende diversas línguas ao mesmo tempo, ou seja, ele entende outros idiomas e escreve corretamente no seu </w:t>
      </w:r>
      <w:r w:rsidR="00E40B13" w:rsidRPr="00E40B13">
        <w:rPr>
          <w:i/>
          <w:iCs/>
        </w:rPr>
        <w:t>Buffer</w:t>
      </w:r>
      <w:r w:rsidR="00E40B13">
        <w:t xml:space="preserve"> de resposta a palavra em português, espanhol e afins, mas a língua que possui a maior precisão de entendimento é o </w:t>
      </w:r>
      <w:r w:rsidR="00335C42">
        <w:t>i</w:t>
      </w:r>
      <w:r w:rsidR="00E40B13">
        <w:t>nglês.</w:t>
      </w:r>
      <w:r w:rsidR="005F13AC">
        <w:t xml:space="preserve"> Em função da língua predominante ser o inglês, ao entender uma palavra em outro idioma o AVFoundation efetua a tradução para o inglês, resultando em uma dificuldade para extrair o idioma falado pelo usuário.</w:t>
      </w:r>
      <w:r w:rsidR="00E40B13">
        <w:t xml:space="preserve"> N</w:t>
      </w:r>
      <w:r w:rsidR="00C97AA1">
        <w:t xml:space="preserve">o </w:t>
      </w:r>
      <w:ins w:id="364" w:author="Dalton Solano dos Reis" w:date="2022-12-03T20:48:00Z">
        <w:r w:rsidR="008F0EEA">
          <w:fldChar w:fldCharType="begin"/>
        </w:r>
        <w:r w:rsidR="008F0EEA">
          <w:instrText xml:space="preserve"> REF _Ref120992913 \h </w:instrText>
        </w:r>
      </w:ins>
      <w:r w:rsidR="008F0EEA">
        <w:fldChar w:fldCharType="separate"/>
      </w:r>
      <w:ins w:id="365" w:author="Dalton Solano dos Reis" w:date="2022-12-03T20:48:00Z">
        <w:r w:rsidR="008F0EEA">
          <w:t xml:space="preserve">Quadro </w:t>
        </w:r>
        <w:r w:rsidR="008F0EEA">
          <w:rPr>
            <w:noProof/>
          </w:rPr>
          <w:t>9</w:t>
        </w:r>
        <w:r w:rsidR="008F0EEA">
          <w:fldChar w:fldCharType="end"/>
        </w:r>
      </w:ins>
      <w:del w:id="366" w:author="Dalton Solano dos Reis" w:date="2022-12-03T20:48:00Z">
        <w:r w:rsidR="00C97AA1" w:rsidDel="008F0EEA">
          <w:delText xml:space="preserve">Quadro </w:delText>
        </w:r>
        <w:r w:rsidR="00E40B13" w:rsidDel="008F0EEA">
          <w:delText>9</w:delText>
        </w:r>
      </w:del>
      <w:r w:rsidR="00E40B13">
        <w:t xml:space="preserve"> é ilustrado o comportamento do AVFoundation</w:t>
      </w:r>
      <w:r w:rsidR="005F13AC">
        <w:t xml:space="preserve"> onde o usuário fala o comando </w:t>
      </w:r>
      <w:del w:id="367" w:author="Dalton Solano dos Reis" w:date="2022-12-03T20:48:00Z">
        <w:r w:rsidR="005F13AC" w:rsidRPr="008F0EEA" w:rsidDel="008F0EEA">
          <w:rPr>
            <w:rStyle w:val="TF-COURIER9"/>
            <w:rPrChange w:id="368" w:author="Dalton Solano dos Reis" w:date="2022-12-03T20:48:00Z">
              <w:rPr/>
            </w:rPrChange>
          </w:rPr>
          <w:delText>“</w:delText>
        </w:r>
      </w:del>
      <w:r w:rsidR="005F13AC" w:rsidRPr="008F0EEA">
        <w:rPr>
          <w:rStyle w:val="TF-COURIER9"/>
          <w:rPrChange w:id="369" w:author="Dalton Solano dos Reis" w:date="2022-12-03T20:48:00Z">
            <w:rPr/>
          </w:rPrChange>
        </w:rPr>
        <w:t>Iniciar busca</w:t>
      </w:r>
      <w:del w:id="370" w:author="Dalton Solano dos Reis" w:date="2022-12-03T20:48:00Z">
        <w:r w:rsidR="005F13AC" w:rsidDel="008F0EEA">
          <w:delText>”</w:delText>
        </w:r>
      </w:del>
      <w:r w:rsidR="005F13AC">
        <w:t xml:space="preserve">, como resultado a palavra iniciar é traduzida para o inglês da forma que é compreendida resultando em </w:t>
      </w:r>
      <w:r w:rsidR="005F13AC" w:rsidRPr="005F13AC">
        <w:rPr>
          <w:i/>
          <w:iCs/>
        </w:rPr>
        <w:t>inside</w:t>
      </w:r>
      <w:r w:rsidR="005F13AC">
        <w:t xml:space="preserve"> e </w:t>
      </w:r>
      <w:r w:rsidR="005F13AC" w:rsidRPr="005F13AC">
        <w:rPr>
          <w:i/>
          <w:iCs/>
        </w:rPr>
        <w:t>initiate</w:t>
      </w:r>
      <w:r w:rsidR="005F13AC">
        <w:t xml:space="preserve">, já a palavra </w:t>
      </w:r>
      <w:del w:id="371" w:author="Dalton Solano dos Reis" w:date="2022-12-03T20:48:00Z">
        <w:r w:rsidR="005F13AC" w:rsidRPr="008F0EEA" w:rsidDel="008F0EEA">
          <w:rPr>
            <w:rStyle w:val="TF-COURIER9"/>
            <w:rPrChange w:id="372" w:author="Dalton Solano dos Reis" w:date="2022-12-03T20:49:00Z">
              <w:rPr/>
            </w:rPrChange>
          </w:rPr>
          <w:delText>“</w:delText>
        </w:r>
      </w:del>
      <w:r w:rsidR="005F13AC" w:rsidRPr="008F0EEA">
        <w:rPr>
          <w:rStyle w:val="TF-COURIER9"/>
          <w:rPrChange w:id="373" w:author="Dalton Solano dos Reis" w:date="2022-12-03T20:49:00Z">
            <w:rPr/>
          </w:rPrChange>
        </w:rPr>
        <w:t>busca</w:t>
      </w:r>
      <w:del w:id="374" w:author="Dalton Solano dos Reis" w:date="2022-12-03T20:48:00Z">
        <w:r w:rsidR="005F13AC" w:rsidDel="008F0EEA">
          <w:delText>”</w:delText>
        </w:r>
      </w:del>
      <w:r w:rsidR="005F13AC">
        <w:t xml:space="preserve"> é permanecid</w:t>
      </w:r>
      <w:r w:rsidR="00C3719B">
        <w:t>a</w:t>
      </w:r>
      <w:r w:rsidR="005F13AC">
        <w:t xml:space="preserve"> em português.</w:t>
      </w:r>
    </w:p>
    <w:p w14:paraId="13468296" w14:textId="0D49DB3A" w:rsidR="00E40B13" w:rsidRDefault="005A03F4" w:rsidP="005A03F4">
      <w:pPr>
        <w:pStyle w:val="TF-LEGENDA"/>
      </w:pPr>
      <w:bookmarkStart w:id="375" w:name="_Ref120992913"/>
      <w:ins w:id="376" w:author="Dalton Solano dos Reis" w:date="2022-12-03T20:05:00Z">
        <w:r>
          <w:t xml:space="preserve">Quadro </w:t>
        </w:r>
        <w:r>
          <w:fldChar w:fldCharType="begin"/>
        </w:r>
        <w:r>
          <w:instrText xml:space="preserve"> SEQ Quadro \* ARABIC </w:instrText>
        </w:r>
      </w:ins>
      <w:r>
        <w:fldChar w:fldCharType="separate"/>
      </w:r>
      <w:ins w:id="377" w:author="Dalton Solano dos Reis" w:date="2022-12-03T20:05:00Z">
        <w:r>
          <w:rPr>
            <w:noProof/>
          </w:rPr>
          <w:t>9</w:t>
        </w:r>
        <w:r>
          <w:fldChar w:fldCharType="end"/>
        </w:r>
      </w:ins>
      <w:bookmarkEnd w:id="375"/>
      <w:del w:id="378" w:author="Dalton Solano dos Reis" w:date="2022-12-03T20:05:00Z">
        <w:r w:rsidR="00C97AA1" w:rsidDel="005A03F4">
          <w:delText>Quadro</w:delText>
        </w:r>
        <w:r w:rsidR="00E40B13" w:rsidDel="005A03F4">
          <w:delText xml:space="preserve"> 9 </w:delText>
        </w:r>
      </w:del>
      <w:ins w:id="379" w:author="Dalton Solano dos Reis" w:date="2022-12-03T20:05:00Z">
        <w:r>
          <w:t xml:space="preserve"> </w:t>
        </w:r>
      </w:ins>
      <w:r w:rsidR="00E40B13">
        <w:t>– Retorno do Buffer do microfone</w:t>
      </w:r>
    </w:p>
    <w:p w14:paraId="6FFF9B5A" w14:textId="64B73ABA" w:rsidR="00E40B13" w:rsidRDefault="005F13AC" w:rsidP="00E40B13">
      <w:pPr>
        <w:pStyle w:val="TF-FIGURA"/>
      </w:pPr>
      <w:r>
        <w:rPr>
          <w:noProof/>
        </w:rPr>
        <w:drawing>
          <wp:inline distT="0" distB="0" distL="0" distR="0" wp14:anchorId="02ECB8B6" wp14:editId="5182223F">
            <wp:extent cx="3067936" cy="14998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93" cy="15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22C8" w14:textId="248808E3" w:rsidR="00E40B13" w:rsidRDefault="00E40B13" w:rsidP="00E40B13">
      <w:pPr>
        <w:pStyle w:val="TF-FONTE"/>
      </w:pPr>
      <w:r>
        <w:t>Fonte: Elaborado pelo</w:t>
      </w:r>
      <w:del w:id="380" w:author="Dalton Solano dos Reis" w:date="2022-12-03T20:49:00Z">
        <w:r w:rsidR="008C296E" w:rsidDel="00D70E3E">
          <w:delText>s</w:delText>
        </w:r>
      </w:del>
      <w:r>
        <w:t xml:space="preserve"> autor</w:t>
      </w:r>
      <w:del w:id="381" w:author="Dalton Solano dos Reis" w:date="2022-12-03T20:49:00Z">
        <w:r w:rsidR="008C296E" w:rsidDel="00D70E3E">
          <w:delText>es</w:delText>
        </w:r>
      </w:del>
      <w:r>
        <w:t>.</w:t>
      </w:r>
    </w:p>
    <w:p w14:paraId="53243C1C" w14:textId="3EB4EEDE" w:rsidR="00F255FC" w:rsidRDefault="00F255FC" w:rsidP="00C211BE">
      <w:pPr>
        <w:pStyle w:val="Ttulo1"/>
      </w:pPr>
      <w:bookmarkStart w:id="382" w:name="_Toc511928438"/>
      <w:bookmarkStart w:id="383" w:name="_Toc54164920"/>
      <w:bookmarkStart w:id="384" w:name="_Toc54165674"/>
      <w:bookmarkStart w:id="385" w:name="_Toc54169332"/>
      <w:bookmarkStart w:id="386" w:name="_Toc96347438"/>
      <w:bookmarkStart w:id="387" w:name="_Toc96357722"/>
      <w:bookmarkStart w:id="388" w:name="_Toc96491865"/>
      <w:r>
        <w:t>RESULTADOS</w:t>
      </w:r>
      <w:bookmarkEnd w:id="382"/>
      <w:r>
        <w:t xml:space="preserve"> </w:t>
      </w:r>
      <w:bookmarkEnd w:id="383"/>
      <w:bookmarkEnd w:id="384"/>
      <w:bookmarkEnd w:id="385"/>
      <w:bookmarkEnd w:id="386"/>
      <w:bookmarkEnd w:id="387"/>
      <w:bookmarkEnd w:id="388"/>
    </w:p>
    <w:p w14:paraId="3022DADC" w14:textId="75FE5239" w:rsidR="00F255FC" w:rsidRDefault="00A905EC" w:rsidP="00A905EC">
      <w:pPr>
        <w:pStyle w:val="TF-TEXTO"/>
        <w:rPr>
          <w:bdr w:val="none" w:sz="0" w:space="0" w:color="auto" w:frame="1"/>
          <w:shd w:val="clear" w:color="auto" w:fill="FFFFFF"/>
        </w:rPr>
      </w:pPr>
      <w:r w:rsidRPr="00A905EC">
        <w:rPr>
          <w:bdr w:val="none" w:sz="0" w:space="0" w:color="auto" w:frame="1"/>
          <w:shd w:val="clear" w:color="auto" w:fill="FFFFFF"/>
        </w:rPr>
        <w:t xml:space="preserve">Esta seção mostra os testes da </w:t>
      </w:r>
      <w:commentRangeStart w:id="389"/>
      <w:r w:rsidRPr="00A905EC">
        <w:rPr>
          <w:bdr w:val="none" w:sz="0" w:space="0" w:color="auto" w:frame="1"/>
          <w:shd w:val="clear" w:color="auto" w:fill="FFFFFF"/>
        </w:rPr>
        <w:t>arquitetura</w:t>
      </w:r>
      <w:commentRangeEnd w:id="389"/>
      <w:r w:rsidR="00D70E3E">
        <w:rPr>
          <w:rStyle w:val="Refdecomentrio"/>
        </w:rPr>
        <w:commentReference w:id="389"/>
      </w:r>
      <w:r w:rsidRPr="00A905EC">
        <w:rPr>
          <w:bdr w:val="none" w:sz="0" w:space="0" w:color="auto" w:frame="1"/>
          <w:shd w:val="clear" w:color="auto" w:fill="FFFFFF"/>
        </w:rPr>
        <w:t xml:space="preserve">, </w:t>
      </w:r>
      <w:commentRangeStart w:id="390"/>
      <w:r w:rsidRPr="00A905EC">
        <w:rPr>
          <w:bdr w:val="none" w:sz="0" w:space="0" w:color="auto" w:frame="1"/>
          <w:shd w:val="clear" w:color="auto" w:fill="FFFFFF"/>
        </w:rPr>
        <w:t xml:space="preserve">desafios </w:t>
      </w:r>
      <w:commentRangeEnd w:id="390"/>
      <w:r w:rsidR="00D70E3E">
        <w:rPr>
          <w:rStyle w:val="Refdecomentrio"/>
        </w:rPr>
        <w:commentReference w:id="390"/>
      </w:r>
      <w:r w:rsidRPr="00A905EC">
        <w:rPr>
          <w:bdr w:val="none" w:sz="0" w:space="0" w:color="auto" w:frame="1"/>
          <w:shd w:val="clear" w:color="auto" w:fill="FFFFFF"/>
        </w:rPr>
        <w:t>e resultados. Na</w:t>
      </w:r>
      <w:r>
        <w:rPr>
          <w:bdr w:val="none" w:sz="0" w:space="0" w:color="auto" w:frame="1"/>
          <w:shd w:val="clear" w:color="auto" w:fill="FFFFFF"/>
        </w:rPr>
        <w:t xml:space="preserve"> </w:t>
      </w:r>
      <w:r w:rsidRPr="00A905EC">
        <w:rPr>
          <w:bdr w:val="none" w:sz="0" w:space="0" w:color="auto" w:frame="1"/>
          <w:shd w:val="clear" w:color="auto" w:fill="FFFFFF"/>
        </w:rPr>
        <w:t xml:space="preserve">subseção </w:t>
      </w:r>
      <w:ins w:id="391" w:author="Dalton Solano dos Reis" w:date="2022-12-03T20:50:00Z">
        <w:r w:rsidR="00D70E3E">
          <w:rPr>
            <w:bdr w:val="none" w:sz="0" w:space="0" w:color="auto" w:frame="1"/>
            <w:shd w:val="clear" w:color="auto" w:fill="FFFFFF"/>
          </w:rPr>
          <w:fldChar w:fldCharType="begin"/>
        </w:r>
        <w:r w:rsidR="00D70E3E">
          <w:rPr>
            <w:bdr w:val="none" w:sz="0" w:space="0" w:color="auto" w:frame="1"/>
            <w:shd w:val="clear" w:color="auto" w:fill="FFFFFF"/>
          </w:rPr>
          <w:instrText xml:space="preserve"> REF _Ref120993025 \r \h </w:instrText>
        </w:r>
      </w:ins>
      <w:r w:rsidR="00D70E3E">
        <w:rPr>
          <w:bdr w:val="none" w:sz="0" w:space="0" w:color="auto" w:frame="1"/>
          <w:shd w:val="clear" w:color="auto" w:fill="FFFFFF"/>
        </w:rPr>
      </w:r>
      <w:r w:rsidR="00D70E3E">
        <w:rPr>
          <w:bdr w:val="none" w:sz="0" w:space="0" w:color="auto" w:frame="1"/>
          <w:shd w:val="clear" w:color="auto" w:fill="FFFFFF"/>
        </w:rPr>
        <w:fldChar w:fldCharType="separate"/>
      </w:r>
      <w:ins w:id="392" w:author="Dalton Solano dos Reis" w:date="2022-12-03T20:50:00Z">
        <w:r w:rsidR="00D70E3E">
          <w:rPr>
            <w:bdr w:val="none" w:sz="0" w:space="0" w:color="auto" w:frame="1"/>
            <w:shd w:val="clear" w:color="auto" w:fill="FFFFFF"/>
          </w:rPr>
          <w:t>4.1</w:t>
        </w:r>
        <w:r w:rsidR="00D70E3E">
          <w:rPr>
            <w:bdr w:val="none" w:sz="0" w:space="0" w:color="auto" w:frame="1"/>
            <w:shd w:val="clear" w:color="auto" w:fill="FFFFFF"/>
          </w:rPr>
          <w:fldChar w:fldCharType="end"/>
        </w:r>
        <w:r w:rsidR="00D70E3E">
          <w:rPr>
            <w:bdr w:val="none" w:sz="0" w:space="0" w:color="auto" w:frame="1"/>
            <w:shd w:val="clear" w:color="auto" w:fill="FFFFFF"/>
          </w:rPr>
          <w:t xml:space="preserve"> </w:t>
        </w:r>
      </w:ins>
      <w:del w:id="393" w:author="Dalton Solano dos Reis" w:date="2022-12-03T20:50:00Z">
        <w:r w:rsidRPr="00A905EC" w:rsidDel="00D70E3E">
          <w:rPr>
            <w:bdr w:val="none" w:sz="0" w:space="0" w:color="auto" w:frame="1"/>
            <w:shd w:val="clear" w:color="auto" w:fill="FFFFFF"/>
          </w:rPr>
          <w:delText xml:space="preserve">4.1 </w:delText>
        </w:r>
      </w:del>
      <w:r w:rsidRPr="00A905EC">
        <w:rPr>
          <w:bdr w:val="none" w:sz="0" w:space="0" w:color="auto" w:frame="1"/>
          <w:shd w:val="clear" w:color="auto" w:fill="FFFFFF"/>
        </w:rPr>
        <w:t>é detalhado os desafios encontrados no desenvolvimento do projeto, juntamente com os testes realizado</w:t>
      </w:r>
      <w:r>
        <w:rPr>
          <w:bdr w:val="none" w:sz="0" w:space="0" w:color="auto" w:frame="1"/>
          <w:shd w:val="clear" w:color="auto" w:fill="FFFFFF"/>
        </w:rPr>
        <w:t>s</w:t>
      </w:r>
      <w:r w:rsidRPr="00A905EC">
        <w:rPr>
          <w:bdr w:val="none" w:sz="0" w:space="0" w:color="auto" w:frame="1"/>
          <w:shd w:val="clear" w:color="auto" w:fill="FFFFFF"/>
        </w:rPr>
        <w:t xml:space="preserve"> e na subseção </w:t>
      </w:r>
      <w:ins w:id="394" w:author="Dalton Solano dos Reis" w:date="2022-12-03T20:51:00Z">
        <w:r w:rsidR="00D70E3E">
          <w:rPr>
            <w:bdr w:val="none" w:sz="0" w:space="0" w:color="auto" w:frame="1"/>
            <w:shd w:val="clear" w:color="auto" w:fill="FFFFFF"/>
          </w:rPr>
          <w:fldChar w:fldCharType="begin"/>
        </w:r>
        <w:r w:rsidR="00D70E3E">
          <w:rPr>
            <w:bdr w:val="none" w:sz="0" w:space="0" w:color="auto" w:frame="1"/>
            <w:shd w:val="clear" w:color="auto" w:fill="FFFFFF"/>
          </w:rPr>
          <w:instrText xml:space="preserve"> REF _Ref120993126 \r \h </w:instrText>
        </w:r>
      </w:ins>
      <w:r w:rsidR="00D70E3E">
        <w:rPr>
          <w:bdr w:val="none" w:sz="0" w:space="0" w:color="auto" w:frame="1"/>
          <w:shd w:val="clear" w:color="auto" w:fill="FFFFFF"/>
        </w:rPr>
      </w:r>
      <w:r w:rsidR="00D70E3E">
        <w:rPr>
          <w:bdr w:val="none" w:sz="0" w:space="0" w:color="auto" w:frame="1"/>
          <w:shd w:val="clear" w:color="auto" w:fill="FFFFFF"/>
        </w:rPr>
        <w:fldChar w:fldCharType="separate"/>
      </w:r>
      <w:ins w:id="395" w:author="Dalton Solano dos Reis" w:date="2022-12-03T20:51:00Z">
        <w:r w:rsidR="00D70E3E">
          <w:rPr>
            <w:bdr w:val="none" w:sz="0" w:space="0" w:color="auto" w:frame="1"/>
            <w:shd w:val="clear" w:color="auto" w:fill="FFFFFF"/>
          </w:rPr>
          <w:t>4.2</w:t>
        </w:r>
        <w:r w:rsidR="00D70E3E">
          <w:rPr>
            <w:bdr w:val="none" w:sz="0" w:space="0" w:color="auto" w:frame="1"/>
            <w:shd w:val="clear" w:color="auto" w:fill="FFFFFF"/>
          </w:rPr>
          <w:fldChar w:fldCharType="end"/>
        </w:r>
      </w:ins>
      <w:del w:id="396" w:author="Dalton Solano dos Reis" w:date="2022-12-03T20:51:00Z">
        <w:r w:rsidRPr="00A905EC" w:rsidDel="00D70E3E">
          <w:rPr>
            <w:bdr w:val="none" w:sz="0" w:space="0" w:color="auto" w:frame="1"/>
            <w:shd w:val="clear" w:color="auto" w:fill="FFFFFF"/>
          </w:rPr>
          <w:delText>4.2</w:delText>
        </w:r>
      </w:del>
      <w:r>
        <w:rPr>
          <w:bdr w:val="none" w:sz="0" w:space="0" w:color="auto" w:frame="1"/>
          <w:shd w:val="clear" w:color="auto" w:fill="FFFFFF"/>
        </w:rPr>
        <w:t xml:space="preserve"> </w:t>
      </w:r>
      <w:r w:rsidRPr="00A905EC">
        <w:rPr>
          <w:bdr w:val="none" w:sz="0" w:space="0" w:color="auto" w:frame="1"/>
          <w:shd w:val="clear" w:color="auto" w:fill="FFFFFF"/>
        </w:rPr>
        <w:t>é apresentado os</w:t>
      </w:r>
      <w:r>
        <w:rPr>
          <w:bdr w:val="none" w:sz="0" w:space="0" w:color="auto" w:frame="1"/>
          <w:shd w:val="clear" w:color="auto" w:fill="FFFFFF"/>
        </w:rPr>
        <w:t xml:space="preserve"> </w:t>
      </w:r>
      <w:r w:rsidRPr="00A905EC">
        <w:rPr>
          <w:bdr w:val="none" w:sz="0" w:space="0" w:color="auto" w:frame="1"/>
          <w:shd w:val="clear" w:color="auto" w:fill="FFFFFF"/>
        </w:rPr>
        <w:t>resultados obtidos</w:t>
      </w:r>
      <w:r>
        <w:rPr>
          <w:bdr w:val="none" w:sz="0" w:space="0" w:color="auto" w:frame="1"/>
          <w:shd w:val="clear" w:color="auto" w:fill="FFFFFF"/>
        </w:rPr>
        <w:t>.</w:t>
      </w:r>
    </w:p>
    <w:p w14:paraId="7BBF5B46" w14:textId="0E7974D0" w:rsidR="003474FE" w:rsidRDefault="003474FE" w:rsidP="00AF3C93">
      <w:pPr>
        <w:pStyle w:val="Ttulo2"/>
        <w:rPr>
          <w:bdr w:val="none" w:sz="0" w:space="0" w:color="auto" w:frame="1"/>
          <w:shd w:val="clear" w:color="auto" w:fill="FFFFFF"/>
        </w:rPr>
      </w:pPr>
      <w:bookmarkStart w:id="397" w:name="_Ref120993025"/>
      <w:r>
        <w:rPr>
          <w:bdr w:val="none" w:sz="0" w:space="0" w:color="auto" w:frame="1"/>
          <w:shd w:val="clear" w:color="auto" w:fill="FFFFFF"/>
        </w:rPr>
        <w:t>Testes e desafios</w:t>
      </w:r>
      <w:bookmarkEnd w:id="397"/>
    </w:p>
    <w:p w14:paraId="648301B0" w14:textId="1F6317AD" w:rsidR="003474FE" w:rsidRDefault="003474FE" w:rsidP="003474FE">
      <w:pPr>
        <w:pStyle w:val="TF-TEXTO"/>
      </w:pPr>
      <w:r>
        <w:t>Para facilitar a utilização do sensor LiDAR</w:t>
      </w:r>
      <w:del w:id="398" w:author="Dalton Solano dos Reis" w:date="2022-12-03T20:52:00Z">
        <w:r w:rsidDel="00D70E3E">
          <w:delText>,</w:delText>
        </w:r>
      </w:del>
      <w:r>
        <w:t xml:space="preserve"> o desenvolvimento se iniciou com a biblioteca Room Plan desenvolvida em Swift. Ao mesmo tempo que ela facilita o acesso aos resultados em função da sua triagem, ela não permite determinar a distância entre o objeto e a câmera, causando um impedimento nessa métrica. Sem a distância exata do objeto</w:t>
      </w:r>
      <w:del w:id="399" w:author="Dalton Solano dos Reis" w:date="2022-12-03T20:52:00Z">
        <w:r w:rsidDel="00D70E3E">
          <w:delText>,</w:delText>
        </w:r>
      </w:del>
      <w:r>
        <w:t xml:space="preserve"> no momento de informar o usuário sobre o objeto</w:t>
      </w:r>
      <w:del w:id="400" w:author="Dalton Solano dos Reis" w:date="2022-12-03T20:53:00Z">
        <w:r w:rsidDel="00D70E3E">
          <w:delText>,</w:delText>
        </w:r>
      </w:del>
      <w:r>
        <w:t xml:space="preserve"> fica relativamente vago aonde o objeto se encontra, podendo atrapalhar a orientação do usuário.</w:t>
      </w:r>
    </w:p>
    <w:p w14:paraId="0C593D8F" w14:textId="105C33EC" w:rsidR="00005BEE" w:rsidRDefault="003474FE" w:rsidP="00005BEE">
      <w:pPr>
        <w:pStyle w:val="TF-TEXTO"/>
      </w:pPr>
      <w:r w:rsidRPr="00D70E3E">
        <w:rPr>
          <w:rPrChange w:id="401" w:author="Dalton Solano dos Reis" w:date="2022-12-03T20:54:00Z">
            <w:rPr>
              <w:highlight w:val="yellow"/>
            </w:rPr>
          </w:rPrChange>
        </w:rPr>
        <w:lastRenderedPageBreak/>
        <w:t xml:space="preserve">O segundo desafio foi encontrar uma Machine Learning que fazia integração com o </w:t>
      </w:r>
      <w:ins w:id="402" w:author="Dalton Solano dos Reis" w:date="2022-12-03T20:53:00Z">
        <w:r w:rsidR="00D70E3E" w:rsidRPr="00D70E3E">
          <w:rPr>
            <w:rPrChange w:id="403" w:author="Dalton Solano dos Reis" w:date="2022-12-03T20:54:00Z">
              <w:rPr>
                <w:highlight w:val="yellow"/>
              </w:rPr>
            </w:rPrChange>
          </w:rPr>
          <w:t>i</w:t>
        </w:r>
      </w:ins>
      <w:del w:id="404" w:author="Dalton Solano dos Reis" w:date="2022-12-03T20:53:00Z">
        <w:r w:rsidRPr="00D70E3E" w:rsidDel="00D70E3E">
          <w:rPr>
            <w:rPrChange w:id="405" w:author="Dalton Solano dos Reis" w:date="2022-12-03T20:54:00Z">
              <w:rPr>
                <w:highlight w:val="yellow"/>
              </w:rPr>
            </w:rPrChange>
          </w:rPr>
          <w:delText>I</w:delText>
        </w:r>
      </w:del>
      <w:r w:rsidRPr="00D70E3E">
        <w:rPr>
          <w:rPrChange w:id="406" w:author="Dalton Solano dos Reis" w:date="2022-12-03T20:54:00Z">
            <w:rPr>
              <w:highlight w:val="yellow"/>
            </w:rPr>
          </w:rPrChange>
        </w:rPr>
        <w:t>O</w:t>
      </w:r>
      <w:ins w:id="407" w:author="Dalton Solano dos Reis" w:date="2022-12-03T20:53:00Z">
        <w:r w:rsidR="00D70E3E" w:rsidRPr="00D70E3E">
          <w:rPr>
            <w:rPrChange w:id="408" w:author="Dalton Solano dos Reis" w:date="2022-12-03T20:54:00Z">
              <w:rPr>
                <w:highlight w:val="yellow"/>
              </w:rPr>
            </w:rPrChange>
          </w:rPr>
          <w:t>S</w:t>
        </w:r>
      </w:ins>
      <w:del w:id="409" w:author="Dalton Solano dos Reis" w:date="2022-12-03T20:53:00Z">
        <w:r w:rsidRPr="00D70E3E" w:rsidDel="00D70E3E">
          <w:rPr>
            <w:rPrChange w:id="410" w:author="Dalton Solano dos Reis" w:date="2022-12-03T20:54:00Z">
              <w:rPr>
                <w:highlight w:val="yellow"/>
              </w:rPr>
            </w:rPrChange>
          </w:rPr>
          <w:delText>s</w:delText>
        </w:r>
      </w:del>
      <w:r w:rsidRPr="00D70E3E">
        <w:rPr>
          <w:rPrChange w:id="411" w:author="Dalton Solano dos Reis" w:date="2022-12-03T20:54:00Z">
            <w:rPr>
              <w:highlight w:val="yellow"/>
            </w:rPr>
          </w:rPrChange>
        </w:rPr>
        <w:t xml:space="preserve"> de maneira facilitada, isso porque os modelos de ML já existentes da Apple, o CoreModel e </w:t>
      </w:r>
      <w:r w:rsidR="00005BEE" w:rsidRPr="00D70E3E">
        <w:rPr>
          <w:rPrChange w:id="412" w:author="Dalton Solano dos Reis" w:date="2022-12-03T20:54:00Z">
            <w:rPr>
              <w:highlight w:val="yellow"/>
            </w:rPr>
          </w:rPrChange>
        </w:rPr>
        <w:t xml:space="preserve">o CoreVision não atendiam ao </w:t>
      </w:r>
      <w:commentRangeStart w:id="413"/>
      <w:r w:rsidR="00005BEE" w:rsidRPr="00D70E3E">
        <w:rPr>
          <w:rPrChange w:id="414" w:author="Dalton Solano dos Reis" w:date="2022-12-03T20:54:00Z">
            <w:rPr>
              <w:highlight w:val="yellow"/>
            </w:rPr>
          </w:rPrChange>
        </w:rPr>
        <w:t>escopo de objetos de uma casa</w:t>
      </w:r>
      <w:commentRangeEnd w:id="413"/>
      <w:r w:rsidR="00D70E3E">
        <w:rPr>
          <w:rStyle w:val="Refdecomentrio"/>
        </w:rPr>
        <w:commentReference w:id="413"/>
      </w:r>
      <w:r w:rsidR="00005BEE" w:rsidRPr="00D70E3E">
        <w:rPr>
          <w:rPrChange w:id="415" w:author="Dalton Solano dos Reis" w:date="2022-12-03T20:54:00Z">
            <w:rPr>
              <w:highlight w:val="yellow"/>
            </w:rPr>
          </w:rPrChange>
        </w:rPr>
        <w:t xml:space="preserve">. O ML Kit da Google atende muito bem aos requisitos de um ambiente interno, contudo as configurações necessárias para executá-lo possuem conflito direto com as configurações do Room Plan. </w:t>
      </w:r>
      <w:r w:rsidR="00005BEE" w:rsidRPr="00AF3C93">
        <w:rPr>
          <w:highlight w:val="cyan"/>
          <w:rPrChange w:id="416" w:author="Dalton Solano dos Reis" w:date="2022-12-03T20:55:00Z">
            <w:rPr>
              <w:highlight w:val="yellow"/>
            </w:rPr>
          </w:rPrChange>
        </w:rPr>
        <w:t>Como consequência desse conflito, ocasionou um alto consumo de tempo para consertar esse conflito de configuração e gerou uma instiga por buscar uma outra ML.</w:t>
      </w:r>
    </w:p>
    <w:p w14:paraId="11E7A7CE" w14:textId="22F839B2" w:rsidR="00005BEE" w:rsidRPr="00AF3C93" w:rsidRDefault="00CC0928" w:rsidP="00005BEE">
      <w:pPr>
        <w:pStyle w:val="TF-TEXTO"/>
        <w:rPr>
          <w:rPrChange w:id="417" w:author="Dalton Solano dos Reis" w:date="2022-12-03T20:56:00Z">
            <w:rPr>
              <w:highlight w:val="yellow"/>
            </w:rPr>
          </w:rPrChange>
        </w:rPr>
      </w:pPr>
      <w:r w:rsidRPr="00AF3C93">
        <w:rPr>
          <w:rPrChange w:id="418" w:author="Dalton Solano dos Reis" w:date="2022-12-03T20:56:00Z">
            <w:rPr>
              <w:highlight w:val="yellow"/>
            </w:rPr>
          </w:rPrChange>
        </w:rPr>
        <w:t xml:space="preserve">O aplicativo foi testado com duas pessoas que não possuem deficiência visual, para tentar ser mais fidedigno ao público-alvo foi colocado uma venda sob os olhos dos usuários. Os usuários relataram que eles conseguiam interagir com o aplicativo totalmente apenas por comandos de voz, mas constataram que em português ele não compreende corretamente, a assertividade é maior quando é falado em inglês. As pessoas comentaram que ao encontrar um objeto, ficava à espera dele tentando encontrá-lo fazendo uma predição de </w:t>
      </w:r>
      <w:r w:rsidR="0022750C" w:rsidRPr="00AF3C93">
        <w:rPr>
          <w:rPrChange w:id="419" w:author="Dalton Solano dos Reis" w:date="2022-12-03T20:56:00Z">
            <w:rPr>
              <w:highlight w:val="yellow"/>
            </w:rPr>
          </w:rPrChange>
        </w:rPr>
        <w:t>onde</w:t>
      </w:r>
      <w:r w:rsidRPr="00AF3C93">
        <w:rPr>
          <w:rPrChange w:id="420" w:author="Dalton Solano dos Reis" w:date="2022-12-03T20:56:00Z">
            <w:rPr>
              <w:highlight w:val="yellow"/>
            </w:rPr>
          </w:rPrChange>
        </w:rPr>
        <w:t xml:space="preserve"> ele encontrava-se. Por não conseguir pegar a localização exata do objeto, a informação é apenas </w:t>
      </w:r>
      <w:r w:rsidRPr="00AF3C93">
        <w:rPr>
          <w:highlight w:val="magenta"/>
          <w:rPrChange w:id="421" w:author="Dalton Solano dos Reis" w:date="2022-12-03T20:57:00Z">
            <w:rPr>
              <w:highlight w:val="yellow"/>
            </w:rPr>
          </w:rPrChange>
        </w:rPr>
        <w:t>jogada</w:t>
      </w:r>
      <w:r w:rsidRPr="00AF3C93">
        <w:rPr>
          <w:rPrChange w:id="422" w:author="Dalton Solano dos Reis" w:date="2022-12-03T20:56:00Z">
            <w:rPr>
              <w:highlight w:val="yellow"/>
            </w:rPr>
          </w:rPrChange>
        </w:rPr>
        <w:t xml:space="preserve"> para ele</w:t>
      </w:r>
      <w:r w:rsidR="0022750C" w:rsidRPr="00AF3C93">
        <w:rPr>
          <w:rPrChange w:id="423" w:author="Dalton Solano dos Reis" w:date="2022-12-03T20:56:00Z">
            <w:rPr>
              <w:highlight w:val="yellow"/>
            </w:rPr>
          </w:rPrChange>
        </w:rPr>
        <w:t>, deixando o usuário perdido de onde está o objeto, mas avisando-o</w:t>
      </w:r>
      <w:r w:rsidRPr="00AF3C93">
        <w:rPr>
          <w:rPrChange w:id="424" w:author="Dalton Solano dos Reis" w:date="2022-12-03T20:56:00Z">
            <w:rPr>
              <w:highlight w:val="yellow"/>
            </w:rPr>
          </w:rPrChange>
        </w:rPr>
        <w:t xml:space="preserve">. </w:t>
      </w:r>
      <w:commentRangeStart w:id="425"/>
      <w:r w:rsidRPr="00AF3C93">
        <w:rPr>
          <w:rPrChange w:id="426" w:author="Dalton Solano dos Reis" w:date="2022-12-03T20:56:00Z">
            <w:rPr>
              <w:highlight w:val="yellow"/>
            </w:rPr>
          </w:rPrChange>
        </w:rPr>
        <w:t>Ao finalizar o escaneamento, o usuário com deficiência visual não consegue interagir com o modelo criado em 3D, sendo inutilizado pelo público-alvo, mas pode agregar para uma futura extensão desse projeto</w:t>
      </w:r>
      <w:commentRangeEnd w:id="425"/>
      <w:r w:rsidR="00AF3C93">
        <w:rPr>
          <w:rStyle w:val="Refdecomentrio"/>
        </w:rPr>
        <w:commentReference w:id="425"/>
      </w:r>
      <w:r w:rsidRPr="00AF3C93">
        <w:rPr>
          <w:rPrChange w:id="427" w:author="Dalton Solano dos Reis" w:date="2022-12-03T20:56:00Z">
            <w:rPr>
              <w:highlight w:val="yellow"/>
            </w:rPr>
          </w:rPrChange>
        </w:rPr>
        <w:t>.</w:t>
      </w:r>
    </w:p>
    <w:p w14:paraId="27CA1D75" w14:textId="24A34D72" w:rsidR="0022750C" w:rsidRDefault="0022750C" w:rsidP="001C46DC">
      <w:pPr>
        <w:pStyle w:val="TF-TEXTO"/>
        <w:rPr>
          <w:ins w:id="428" w:author="Dalton Solano dos Reis" w:date="2022-12-03T20:59:00Z"/>
        </w:rPr>
      </w:pPr>
      <w:r w:rsidRPr="00AF3C93">
        <w:rPr>
          <w:rPrChange w:id="429" w:author="Dalton Solano dos Reis" w:date="2022-12-03T20:56:00Z">
            <w:rPr>
              <w:highlight w:val="yellow"/>
            </w:rPr>
          </w:rPrChange>
        </w:rPr>
        <w:t xml:space="preserve">Uma constatação mencionada por uma </w:t>
      </w:r>
      <w:r w:rsidRPr="00AF3C93">
        <w:rPr>
          <w:highlight w:val="magenta"/>
          <w:rPrChange w:id="430" w:author="Dalton Solano dos Reis" w:date="2022-12-03T20:59:00Z">
            <w:rPr>
              <w:highlight w:val="yellow"/>
            </w:rPr>
          </w:rPrChange>
        </w:rPr>
        <w:t>cobaia</w:t>
      </w:r>
      <w:r w:rsidRPr="00AF3C93">
        <w:rPr>
          <w:rPrChange w:id="431" w:author="Dalton Solano dos Reis" w:date="2022-12-03T20:56:00Z">
            <w:rPr>
              <w:highlight w:val="yellow"/>
            </w:rPr>
          </w:rPrChange>
        </w:rPr>
        <w:t xml:space="preserve"> foi “Quando eu encontro um objeto pela primeira vez, o aplicativo me informa </w:t>
      </w:r>
      <w:r w:rsidR="001C46DC" w:rsidRPr="00AF3C93">
        <w:rPr>
          <w:rPrChange w:id="432" w:author="Dalton Solano dos Reis" w:date="2022-12-03T20:56:00Z">
            <w:rPr>
              <w:highlight w:val="yellow"/>
            </w:rPr>
          </w:rPrChange>
        </w:rPr>
        <w:t>a</w:t>
      </w:r>
      <w:r w:rsidRPr="00AF3C93">
        <w:rPr>
          <w:rPrChange w:id="433" w:author="Dalton Solano dos Reis" w:date="2022-12-03T20:56:00Z">
            <w:rPr>
              <w:highlight w:val="yellow"/>
            </w:rPr>
          </w:rPrChange>
        </w:rPr>
        <w:t xml:space="preserve"> respeito dele, mas quando eu vou para um segundo objeto e volto no anterior, o aplicativo não informa que há um objeto na minha frente”.</w:t>
      </w:r>
      <w:r w:rsidR="001C46DC" w:rsidRPr="00AF3C93">
        <w:t xml:space="preserve"> Essa foi uma falha de rotina encontrada pelo usuário final e que pode ser</w:t>
      </w:r>
      <w:r w:rsidR="001C46DC">
        <w:t xml:space="preserve"> ajustada em uma extensão desse projeto.</w:t>
      </w:r>
    </w:p>
    <w:p w14:paraId="27DED35A" w14:textId="15EAEA52" w:rsidR="00AF3C93" w:rsidRPr="00AF3C93" w:rsidRDefault="00AF3C93" w:rsidP="001C46DC">
      <w:pPr>
        <w:pStyle w:val="TF-TEXTO"/>
        <w:rPr>
          <w:ins w:id="434" w:author="Dalton Solano dos Reis" w:date="2022-12-03T21:00:00Z"/>
          <w:highlight w:val="cyan"/>
          <w:rPrChange w:id="435" w:author="Dalton Solano dos Reis" w:date="2022-12-03T21:00:00Z">
            <w:rPr>
              <w:ins w:id="436" w:author="Dalton Solano dos Reis" w:date="2022-12-03T21:00:00Z"/>
            </w:rPr>
          </w:rPrChange>
        </w:rPr>
      </w:pPr>
      <w:ins w:id="437" w:author="Dalton Solano dos Reis" w:date="2022-12-03T20:59:00Z">
        <w:r w:rsidRPr="00AF3C93">
          <w:rPr>
            <w:highlight w:val="cyan"/>
            <w:rPrChange w:id="438" w:author="Dalton Solano dos Reis" w:date="2022-12-03T21:00:00Z">
              <w:rPr/>
            </w:rPrChange>
          </w:rPr>
          <w:t xml:space="preserve">Mais </w:t>
        </w:r>
      </w:ins>
      <w:ins w:id="439" w:author="Dalton Solano dos Reis" w:date="2022-12-03T21:00:00Z">
        <w:r w:rsidRPr="00AF3C93">
          <w:rPr>
            <w:highlight w:val="cyan"/>
            <w:rPrChange w:id="440" w:author="Dalton Solano dos Reis" w:date="2022-12-03T21:00:00Z">
              <w:rPr/>
            </w:rPrChange>
          </w:rPr>
          <w:t>detalhes dos testes feitos, qual era o perfil dos avaliadores? Onde se testou, cenário, etc.</w:t>
        </w:r>
      </w:ins>
    </w:p>
    <w:p w14:paraId="702C0E79" w14:textId="723C628B" w:rsidR="00AF3C93" w:rsidRDefault="00AF3C93" w:rsidP="001C46DC">
      <w:pPr>
        <w:pStyle w:val="TF-TEXTO"/>
        <w:rPr>
          <w:ins w:id="441" w:author="Dalton Solano dos Reis" w:date="2022-12-03T20:50:00Z"/>
        </w:rPr>
      </w:pPr>
      <w:ins w:id="442" w:author="Dalton Solano dos Reis" w:date="2022-12-03T21:00:00Z">
        <w:r w:rsidRPr="00AF3C93">
          <w:rPr>
            <w:highlight w:val="cyan"/>
            <w:rPrChange w:id="443" w:author="Dalton Solano dos Reis" w:date="2022-12-03T21:00:00Z">
              <w:rPr/>
            </w:rPrChange>
          </w:rPr>
          <w:t>Precisaria ter dados mais precisos para avaliar e gerar resultados...</w:t>
        </w:r>
      </w:ins>
    </w:p>
    <w:p w14:paraId="7B56C1BE" w14:textId="4BF02BD8" w:rsidR="00D70E3E" w:rsidRPr="00D70E3E" w:rsidRDefault="00D70E3E">
      <w:pPr>
        <w:pStyle w:val="Ttulo2"/>
        <w:rPr>
          <w:ins w:id="444" w:author="Dalton Solano dos Reis" w:date="2022-12-03T20:50:00Z"/>
          <w:bdr w:val="none" w:sz="0" w:space="0" w:color="auto" w:frame="1"/>
          <w:shd w:val="clear" w:color="auto" w:fill="FFFFFF"/>
          <w:rPrChange w:id="445" w:author="Dalton Solano dos Reis" w:date="2022-12-03T20:50:00Z">
            <w:rPr>
              <w:ins w:id="446" w:author="Dalton Solano dos Reis" w:date="2022-12-03T20:50:00Z"/>
            </w:rPr>
          </w:rPrChange>
        </w:rPr>
        <w:pPrChange w:id="447" w:author="Dalton Solano dos Reis" w:date="2022-12-03T20:59:00Z">
          <w:pPr>
            <w:pStyle w:val="TF-TEXTO"/>
          </w:pPr>
        </w:pPrChange>
      </w:pPr>
      <w:bookmarkStart w:id="448" w:name="_Ref120993126"/>
      <w:ins w:id="449" w:author="Dalton Solano dos Reis" w:date="2022-12-03T20:50:00Z">
        <w:r w:rsidRPr="00D70E3E">
          <w:rPr>
            <w:bdr w:val="none" w:sz="0" w:space="0" w:color="auto" w:frame="1"/>
            <w:shd w:val="clear" w:color="auto" w:fill="FFFFFF"/>
            <w:rPrChange w:id="450" w:author="Dalton Solano dos Reis" w:date="2022-12-03T20:50:00Z">
              <w:rPr>
                <w:caps/>
              </w:rPr>
            </w:rPrChange>
          </w:rPr>
          <w:t>Resultados obtidos</w:t>
        </w:r>
        <w:bookmarkEnd w:id="448"/>
      </w:ins>
    </w:p>
    <w:p w14:paraId="57CED01D" w14:textId="7BCFD66A" w:rsidR="00D70E3E" w:rsidRPr="003474FE" w:rsidRDefault="00AF3C93" w:rsidP="001C46DC">
      <w:pPr>
        <w:pStyle w:val="TF-TEXTO"/>
      </w:pPr>
      <w:ins w:id="451" w:author="Dalton Solano dos Reis" w:date="2022-12-03T20:59:00Z">
        <w:r w:rsidRPr="00AF3C93">
          <w:rPr>
            <w:highlight w:val="cyan"/>
            <w:rPrChange w:id="452" w:author="Dalton Solano dos Reis" w:date="2022-12-03T21:00:00Z">
              <w:rPr/>
            </w:rPrChange>
          </w:rPr>
          <w:t>??..</w:t>
        </w:r>
      </w:ins>
    </w:p>
    <w:p w14:paraId="4432F7D9" w14:textId="6E02AB7F" w:rsidR="00F255FC" w:rsidRDefault="00F255FC" w:rsidP="00C211BE">
      <w:pPr>
        <w:pStyle w:val="Ttulo1"/>
      </w:pPr>
      <w:bookmarkStart w:id="453" w:name="_Toc54164921"/>
      <w:bookmarkStart w:id="454" w:name="_Toc54165675"/>
      <w:bookmarkStart w:id="455" w:name="_Toc54169333"/>
      <w:bookmarkStart w:id="456" w:name="_Toc96347439"/>
      <w:bookmarkStart w:id="457" w:name="_Toc96357723"/>
      <w:bookmarkStart w:id="458" w:name="_Toc96491866"/>
      <w:bookmarkStart w:id="459" w:name="_Toc511928439"/>
      <w:r>
        <w:t>CONCLUSÕES</w:t>
      </w:r>
      <w:bookmarkEnd w:id="453"/>
      <w:bookmarkEnd w:id="454"/>
      <w:bookmarkEnd w:id="455"/>
      <w:bookmarkEnd w:id="456"/>
      <w:bookmarkEnd w:id="457"/>
      <w:bookmarkEnd w:id="458"/>
      <w:bookmarkEnd w:id="459"/>
    </w:p>
    <w:p w14:paraId="626DDBB8" w14:textId="62B97876" w:rsidR="0022750C" w:rsidRDefault="0022750C" w:rsidP="001B2F1E">
      <w:pPr>
        <w:pStyle w:val="TF-TEXTO"/>
      </w:pPr>
      <w:r>
        <w:t xml:space="preserve">Ao efetuar os testes foi visto que o aplicativo atingiu o objetivo principal que é informar o usuário que há um obstáculo no seu campo de visão e que ele está próximo, porém o objetivo específico de determinar a distância do objeto não foi alcançado devido as limitações da biblioteca utilizada. A comunicação do aplicativo com o usuário foi </w:t>
      </w:r>
      <w:r w:rsidRPr="00AF3C93">
        <w:rPr>
          <w:highlight w:val="magenta"/>
          <w:rPrChange w:id="460" w:author="Dalton Solano dos Reis" w:date="2022-12-03T21:01:00Z">
            <w:rPr/>
          </w:rPrChange>
        </w:rPr>
        <w:t>excepcional</w:t>
      </w:r>
      <w:r>
        <w:t>, permitindo que ele saiba exatamente em qual tela que ele se encontra e informando em todos os momentos que um objeto novo é encontrado.</w:t>
      </w:r>
    </w:p>
    <w:p w14:paraId="2B6AB35E" w14:textId="79A0B69A" w:rsidR="00F255FC" w:rsidRDefault="001C46DC" w:rsidP="00985AB2">
      <w:pPr>
        <w:pStyle w:val="TF-TEXTO"/>
      </w:pPr>
      <w:r>
        <w:t xml:space="preserve">Apesar dos resultados obtidos, durante a utilização do ML Kit há vários fatores que influenciam no seu resultado, sendo os principais a iluminação e se o objeto encontrado não é o objeto principal do cenário, causando assim uma pequena diferenciação de qual objeto ele informa ao usuário. Considerando que o </w:t>
      </w:r>
      <w:r w:rsidRPr="00AF3C93">
        <w:rPr>
          <w:highlight w:val="cyan"/>
          <w:rPrChange w:id="461" w:author="Dalton Solano dos Reis" w:date="2022-12-03T21:02:00Z">
            <w:rPr/>
          </w:rPrChange>
        </w:rPr>
        <w:t>STT</w:t>
      </w:r>
      <w:r>
        <w:t xml:space="preserve"> é uma tecnologia que existe há um determinado tempo, ela ainda não está adequada para todos os idiomas, funcionando bem apenas para o inglês. Com isso, esse aplicativo não pode ser utilizado em situações reais por deixar o usuário sem noção exata de onde o objeto se encontra, entretanto, este aplicativo pode engajar trabalhos futuros nessa linha de pesquisa. As possíveis propostas de extensão são: utilizar o modelo 3D para </w:t>
      </w:r>
      <w:r w:rsidR="00985AB2">
        <w:t xml:space="preserve">alguma funcionalidade como a localização </w:t>
      </w:r>
      <w:r w:rsidR="00985AB2" w:rsidRPr="00AF3C93">
        <w:rPr>
          <w:i/>
          <w:iCs/>
          <w:rPrChange w:id="462" w:author="Dalton Solano dos Reis" w:date="2022-12-03T21:02:00Z">
            <w:rPr/>
          </w:rPrChange>
        </w:rPr>
        <w:t>indoor</w:t>
      </w:r>
      <w:r w:rsidR="00985AB2">
        <w:t xml:space="preserve"> utilizando Beacons; melhorar a utilização do LiDAR com o objetivo de trazer a localização exata do objeto; </w:t>
      </w:r>
      <w:ins w:id="463" w:author="Dalton Solano dos Reis" w:date="2022-12-03T21:03:00Z">
        <w:r w:rsidR="00AF3C93">
          <w:t xml:space="preserve">e </w:t>
        </w:r>
      </w:ins>
      <w:r w:rsidR="00985AB2">
        <w:t xml:space="preserve">utilizar outras bibliotecas para o </w:t>
      </w:r>
      <w:r w:rsidR="00985AB2" w:rsidRPr="00AF3C93">
        <w:rPr>
          <w:highlight w:val="cyan"/>
          <w:rPrChange w:id="464" w:author="Dalton Solano dos Reis" w:date="2022-12-03T21:02:00Z">
            <w:rPr/>
          </w:rPrChange>
        </w:rPr>
        <w:t>STT</w:t>
      </w:r>
      <w:r w:rsidR="00985AB2">
        <w:t xml:space="preserve"> permitindo que o usuário se comunique apenas com o português.</w:t>
      </w:r>
    </w:p>
    <w:p w14:paraId="376FD652" w14:textId="77777777" w:rsidR="00F255FC" w:rsidRDefault="00F255FC">
      <w:pPr>
        <w:pStyle w:val="TF-REFERNCIASTTULO"/>
      </w:pPr>
      <w:bookmarkStart w:id="465" w:name="_Toc419598588"/>
      <w:bookmarkStart w:id="466" w:name="_Toc420721330"/>
      <w:bookmarkStart w:id="467" w:name="_Toc420721484"/>
      <w:bookmarkStart w:id="468" w:name="_Toc420721575"/>
      <w:bookmarkStart w:id="469" w:name="_Toc420721781"/>
      <w:bookmarkStart w:id="470" w:name="_Toc420723222"/>
      <w:bookmarkStart w:id="471" w:name="_Toc482682385"/>
      <w:bookmarkStart w:id="472" w:name="_Toc54169335"/>
      <w:bookmarkStart w:id="473" w:name="_Toc96491868"/>
      <w:bookmarkStart w:id="474" w:name="_Toc511928441"/>
      <w:r>
        <w:t>Referências</w:t>
      </w:r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</w:p>
    <w:p w14:paraId="132F5683" w14:textId="30B35042" w:rsidR="00F255FC" w:rsidRPr="00857580" w:rsidRDefault="00DA452C">
      <w:pPr>
        <w:pStyle w:val="TF-REFERNCIASITEM"/>
        <w:rPr>
          <w:color w:val="222222"/>
          <w:shd w:val="clear" w:color="auto" w:fill="FFFFFF"/>
        </w:rPr>
      </w:pPr>
      <w:bookmarkStart w:id="475" w:name="_Toc54169336"/>
      <w:r w:rsidRPr="00857580">
        <w:rPr>
          <w:color w:val="222222"/>
          <w:shd w:val="clear" w:color="auto" w:fill="FFFFFF"/>
        </w:rPr>
        <w:t xml:space="preserve">APPLE. </w:t>
      </w:r>
      <w:r w:rsidRPr="00857580">
        <w:rPr>
          <w:rStyle w:val="Forte"/>
          <w:color w:val="222222"/>
          <w:shd w:val="clear" w:color="auto" w:fill="FFFFFF"/>
        </w:rPr>
        <w:t>AVFoundation</w:t>
      </w:r>
      <w:r w:rsidRPr="00857580">
        <w:rPr>
          <w:color w:val="222222"/>
          <w:shd w:val="clear" w:color="auto" w:fill="FFFFFF"/>
        </w:rPr>
        <w:t xml:space="preserve">. </w:t>
      </w:r>
      <w:r w:rsidR="009F748E">
        <w:rPr>
          <w:color w:val="222222"/>
          <w:shd w:val="clear" w:color="auto" w:fill="FFFFFF"/>
        </w:rPr>
        <w:t>[</w:t>
      </w:r>
      <w:r w:rsidRPr="00857580">
        <w:rPr>
          <w:color w:val="222222"/>
          <w:shd w:val="clear" w:color="auto" w:fill="FFFFFF"/>
        </w:rPr>
        <w:t>2022</w:t>
      </w:r>
      <w:r w:rsidR="00F802AB">
        <w:rPr>
          <w:color w:val="222222"/>
          <w:shd w:val="clear" w:color="auto" w:fill="FFFFFF"/>
        </w:rPr>
        <w:t>a</w:t>
      </w:r>
      <w:r w:rsidR="009F748E">
        <w:rPr>
          <w:color w:val="222222"/>
          <w:shd w:val="clear" w:color="auto" w:fill="FFFFFF"/>
        </w:rPr>
        <w:t>]</w:t>
      </w:r>
      <w:r w:rsidRPr="00857580">
        <w:rPr>
          <w:color w:val="222222"/>
          <w:shd w:val="clear" w:color="auto" w:fill="FFFFFF"/>
        </w:rPr>
        <w:t xml:space="preserve"> Disponível em: https://developer.apple.com/documentation/avfoundation. Acesso em: 23 nov. 2022.</w:t>
      </w:r>
    </w:p>
    <w:p w14:paraId="55F3930C" w14:textId="6A1AC86B" w:rsidR="00DA452C" w:rsidRPr="00857580" w:rsidRDefault="00DA452C">
      <w:pPr>
        <w:pStyle w:val="TF-REFERNCIASITEM"/>
        <w:rPr>
          <w:color w:val="222222"/>
          <w:shd w:val="clear" w:color="auto" w:fill="FFFFFF"/>
        </w:rPr>
      </w:pPr>
      <w:r w:rsidRPr="00857580">
        <w:rPr>
          <w:color w:val="222222"/>
          <w:shd w:val="clear" w:color="auto" w:fill="FFFFFF"/>
        </w:rPr>
        <w:t>APPLE. </w:t>
      </w:r>
      <w:r w:rsidRPr="00857580">
        <w:rPr>
          <w:rStyle w:val="Forte"/>
          <w:color w:val="222222"/>
          <w:shd w:val="clear" w:color="auto" w:fill="FFFFFF"/>
        </w:rPr>
        <w:t>RealityKit</w:t>
      </w:r>
      <w:r w:rsidRPr="00857580">
        <w:rPr>
          <w:color w:val="222222"/>
          <w:shd w:val="clear" w:color="auto" w:fill="FFFFFF"/>
        </w:rPr>
        <w:t>. [2022</w:t>
      </w:r>
      <w:r w:rsidR="00F802AB">
        <w:rPr>
          <w:color w:val="222222"/>
          <w:shd w:val="clear" w:color="auto" w:fill="FFFFFF"/>
        </w:rPr>
        <w:t>b</w:t>
      </w:r>
      <w:r w:rsidRPr="00857580">
        <w:rPr>
          <w:color w:val="222222"/>
          <w:shd w:val="clear" w:color="auto" w:fill="FFFFFF"/>
        </w:rPr>
        <w:t>]. Disponível em: https://developer.apple.com/documentation/realitykit. Acesso em: 23 nov. 2022.</w:t>
      </w:r>
    </w:p>
    <w:p w14:paraId="4BD860FE" w14:textId="5B4AFA15" w:rsidR="00857580" w:rsidRPr="00857580" w:rsidRDefault="00857580" w:rsidP="00857580">
      <w:pPr>
        <w:pStyle w:val="TF-REFERNCIASITEM"/>
      </w:pPr>
      <w:r w:rsidRPr="00857580">
        <w:rPr>
          <w:color w:val="222222"/>
          <w:shd w:val="clear" w:color="auto" w:fill="FFFFFF"/>
        </w:rPr>
        <w:t>APPLE. </w:t>
      </w:r>
      <w:r w:rsidRPr="00857580">
        <w:rPr>
          <w:rStyle w:val="Forte"/>
          <w:color w:val="222222"/>
          <w:shd w:val="clear" w:color="auto" w:fill="FFFFFF"/>
        </w:rPr>
        <w:t>RoomPlan</w:t>
      </w:r>
      <w:r w:rsidRPr="00857580">
        <w:rPr>
          <w:color w:val="222222"/>
          <w:shd w:val="clear" w:color="auto" w:fill="FFFFFF"/>
        </w:rPr>
        <w:t xml:space="preserve">. </w:t>
      </w:r>
      <w:r w:rsidR="009F748E">
        <w:rPr>
          <w:color w:val="222222"/>
          <w:shd w:val="clear" w:color="auto" w:fill="FFFFFF"/>
        </w:rPr>
        <w:t>[</w:t>
      </w:r>
      <w:r w:rsidRPr="00857580">
        <w:rPr>
          <w:color w:val="222222"/>
          <w:shd w:val="clear" w:color="auto" w:fill="FFFFFF"/>
        </w:rPr>
        <w:t>2022</w:t>
      </w:r>
      <w:r w:rsidR="00F802AB">
        <w:rPr>
          <w:color w:val="222222"/>
          <w:shd w:val="clear" w:color="auto" w:fill="FFFFFF"/>
        </w:rPr>
        <w:t>c</w:t>
      </w:r>
      <w:r w:rsidR="009F748E">
        <w:rPr>
          <w:color w:val="222222"/>
          <w:shd w:val="clear" w:color="auto" w:fill="FFFFFF"/>
        </w:rPr>
        <w:t>]</w:t>
      </w:r>
      <w:r w:rsidRPr="00857580">
        <w:rPr>
          <w:color w:val="222222"/>
          <w:shd w:val="clear" w:color="auto" w:fill="FFFFFF"/>
        </w:rPr>
        <w:t>. Disponível em: https://developer.apple.com/documentation/roomplan. Acesso em: 04 nov. 2022.</w:t>
      </w:r>
    </w:p>
    <w:p w14:paraId="5C0134AA" w14:textId="633F0A25" w:rsidR="00857580" w:rsidRPr="00857580" w:rsidRDefault="00857580" w:rsidP="00857580">
      <w:pPr>
        <w:pStyle w:val="TF-REFERNCIASITEM"/>
      </w:pPr>
      <w:r w:rsidRPr="00857580">
        <w:rPr>
          <w:color w:val="222222"/>
          <w:shd w:val="clear" w:color="auto" w:fill="FFFFFF"/>
        </w:rPr>
        <w:t>APPLE. </w:t>
      </w:r>
      <w:r w:rsidRPr="00857580">
        <w:rPr>
          <w:rStyle w:val="Forte"/>
          <w:color w:val="222222"/>
          <w:shd w:val="clear" w:color="auto" w:fill="FFFFFF"/>
        </w:rPr>
        <w:t>Speech</w:t>
      </w:r>
      <w:r w:rsidRPr="00857580">
        <w:rPr>
          <w:color w:val="222222"/>
          <w:shd w:val="clear" w:color="auto" w:fill="FFFFFF"/>
        </w:rPr>
        <w:t xml:space="preserve">. </w:t>
      </w:r>
      <w:r>
        <w:rPr>
          <w:color w:val="222222"/>
          <w:shd w:val="clear" w:color="auto" w:fill="FFFFFF"/>
        </w:rPr>
        <w:t>[20</w:t>
      </w:r>
      <w:r w:rsidR="000822A5">
        <w:rPr>
          <w:color w:val="222222"/>
          <w:shd w:val="clear" w:color="auto" w:fill="FFFFFF"/>
        </w:rPr>
        <w:t>22</w:t>
      </w:r>
      <w:r w:rsidR="00F802AB">
        <w:rPr>
          <w:color w:val="222222"/>
          <w:shd w:val="clear" w:color="auto" w:fill="FFFFFF"/>
        </w:rPr>
        <w:t>d</w:t>
      </w:r>
      <w:r>
        <w:rPr>
          <w:color w:val="222222"/>
          <w:shd w:val="clear" w:color="auto" w:fill="FFFFFF"/>
        </w:rPr>
        <w:t>]</w:t>
      </w:r>
      <w:r w:rsidRPr="00857580">
        <w:rPr>
          <w:color w:val="222222"/>
          <w:shd w:val="clear" w:color="auto" w:fill="FFFFFF"/>
        </w:rPr>
        <w:t>. Disponível em: https://developer.apple.com/documentation/speech/. Acesso em: 10 nov. 2022.</w:t>
      </w:r>
    </w:p>
    <w:p w14:paraId="64578711" w14:textId="08364E31" w:rsidR="00857580" w:rsidRPr="00321BB1" w:rsidRDefault="00857580">
      <w:pPr>
        <w:pStyle w:val="TF-REFERNCIASITEM"/>
      </w:pPr>
      <w:r w:rsidRPr="00321BB1">
        <w:rPr>
          <w:color w:val="000000"/>
        </w:rPr>
        <w:t>CAMBRAIA, Maria Izabel de Albuquerque; NAZIMA, Maira Tiyomi Sacata Tongu. Avaliação dos sintomas de depressão em pessoas com deficiência visual.</w:t>
      </w:r>
      <w:r w:rsidRPr="00321BB1">
        <w:rPr>
          <w:b/>
          <w:bCs/>
          <w:color w:val="000000"/>
        </w:rPr>
        <w:t> Rev. SBPH</w:t>
      </w:r>
      <w:r w:rsidRPr="00321BB1">
        <w:rPr>
          <w:color w:val="000000"/>
        </w:rPr>
        <w:t>, </w:t>
      </w:r>
      <w:del w:id="476" w:author="Dalton Solano dos Reis" w:date="2022-12-03T21:04:00Z">
        <w:r w:rsidRPr="00321BB1" w:rsidDel="00AF3C93">
          <w:rPr>
            <w:color w:val="000000"/>
          </w:rPr>
          <w:delText xml:space="preserve"> </w:delText>
        </w:r>
      </w:del>
      <w:r w:rsidRPr="00321BB1">
        <w:rPr>
          <w:color w:val="000000"/>
        </w:rPr>
        <w:t>São Paulo</w:t>
      </w:r>
      <w:del w:id="477" w:author="Dalton Solano dos Reis" w:date="2022-12-03T21:04:00Z">
        <w:r w:rsidRPr="00321BB1" w:rsidDel="00AF3C93">
          <w:rPr>
            <w:color w:val="000000"/>
          </w:rPr>
          <w:delText xml:space="preserve"> </w:delText>
        </w:r>
      </w:del>
      <w:r w:rsidRPr="00321BB1">
        <w:rPr>
          <w:color w:val="000000"/>
        </w:rPr>
        <w:t>,  v. 24, n. 1, p. 79-90, jun.  2021</w:t>
      </w:r>
      <w:del w:id="478" w:author="Dalton Solano dos Reis" w:date="2022-12-03T21:04:00Z">
        <w:r w:rsidRPr="00321BB1" w:rsidDel="00AF3C93">
          <w:rPr>
            <w:color w:val="000000"/>
          </w:rPr>
          <w:delText xml:space="preserve"> </w:delText>
        </w:r>
      </w:del>
      <w:r w:rsidRPr="00321BB1">
        <w:rPr>
          <w:color w:val="000000"/>
        </w:rPr>
        <w:t xml:space="preserve">.   Disponível em http://pepsic.bvsalud.org/scielo.php?script=sci_arttext&amp;pid=S1516-08582021000100008&amp;lng=pt&amp;nrm=iso. </w:t>
      </w:r>
      <w:r w:rsidR="00E75144">
        <w:rPr>
          <w:color w:val="000000"/>
        </w:rPr>
        <w:t>A</w:t>
      </w:r>
      <w:r w:rsidRPr="00321BB1">
        <w:rPr>
          <w:color w:val="000000"/>
        </w:rPr>
        <w:t>cesso em</w:t>
      </w:r>
      <w:r w:rsidR="00E75144">
        <w:rPr>
          <w:color w:val="000000"/>
        </w:rPr>
        <w:t>:</w:t>
      </w:r>
      <w:r w:rsidRPr="00321BB1">
        <w:rPr>
          <w:color w:val="000000"/>
        </w:rPr>
        <w:t> </w:t>
      </w:r>
      <w:del w:id="479" w:author="Dalton Solano dos Reis" w:date="2022-12-03T21:04:00Z">
        <w:r w:rsidRPr="00321BB1" w:rsidDel="00AF3C93">
          <w:rPr>
            <w:color w:val="000000"/>
          </w:rPr>
          <w:delText xml:space="preserve"> </w:delText>
        </w:r>
      </w:del>
      <w:r w:rsidRPr="00321BB1">
        <w:rPr>
          <w:color w:val="000000"/>
        </w:rPr>
        <w:t>2</w:t>
      </w:r>
      <w:r w:rsidRPr="00321BB1">
        <w:t>4</w:t>
      </w:r>
      <w:ins w:id="480" w:author="Dalton Solano dos Reis" w:date="2022-12-03T21:04:00Z">
        <w:r w:rsidR="00AF3C93">
          <w:t xml:space="preserve"> </w:t>
        </w:r>
      </w:ins>
      <w:del w:id="481" w:author="Dalton Solano dos Reis" w:date="2022-12-03T21:04:00Z">
        <w:r w:rsidRPr="00321BB1" w:rsidDel="00AF3C93">
          <w:delText xml:space="preserve">  </w:delText>
        </w:r>
      </w:del>
      <w:r w:rsidRPr="00321BB1">
        <w:t>nov. </w:t>
      </w:r>
      <w:del w:id="482" w:author="Dalton Solano dos Reis" w:date="2022-12-03T21:04:00Z">
        <w:r w:rsidRPr="00321BB1" w:rsidDel="00AF3C93">
          <w:delText xml:space="preserve"> </w:delText>
        </w:r>
      </w:del>
      <w:r w:rsidRPr="00321BB1">
        <w:t>2022.</w:t>
      </w:r>
    </w:p>
    <w:p w14:paraId="3A605980" w14:textId="7555CDB0" w:rsidR="00BB47E6" w:rsidRDefault="00321BB1" w:rsidP="00BB47E6">
      <w:pPr>
        <w:pStyle w:val="TF-REFERNCIASITEM"/>
        <w:rPr>
          <w:color w:val="222222"/>
          <w:shd w:val="clear" w:color="auto" w:fill="FFFFFF"/>
        </w:rPr>
      </w:pPr>
      <w:r w:rsidRPr="00321BB1">
        <w:rPr>
          <w:color w:val="222222"/>
          <w:shd w:val="clear" w:color="auto" w:fill="FFFFFF"/>
        </w:rPr>
        <w:lastRenderedPageBreak/>
        <w:t>CASTRO, Oliveiros Barone. </w:t>
      </w:r>
      <w:r w:rsidRPr="00321BB1">
        <w:rPr>
          <w:rStyle w:val="Forte"/>
          <w:color w:val="222222"/>
          <w:shd w:val="clear" w:color="auto" w:fill="FFFFFF"/>
        </w:rPr>
        <w:t>R</w:t>
      </w:r>
      <w:r w:rsidR="00855E95">
        <w:rPr>
          <w:rStyle w:val="Forte"/>
          <w:color w:val="222222"/>
          <w:shd w:val="clear" w:color="auto" w:fill="FFFFFF"/>
        </w:rPr>
        <w:t>elações entre percepção auditiva e orientação e mobilidade em um grupo de pessoas com deficiência visual usuárias de cão</w:t>
      </w:r>
      <w:r w:rsidRPr="00321BB1">
        <w:rPr>
          <w:color w:val="222222"/>
          <w:shd w:val="clear" w:color="auto" w:fill="FFFFFF"/>
        </w:rPr>
        <w:t>. 2019. 117 f. Dissertação (Mestrado) - Curso de Fonoaudiologia, Pontifícia Universidade Católica de São Paulo, São Paulo, 2019. Disponível em: https://tede.pucsp.br/bitstream/handle/22132/2/Oliveiros%20Barone%20Castro.pdf. Acesso em: 24 nov. 2022.</w:t>
      </w:r>
    </w:p>
    <w:p w14:paraId="5243343D" w14:textId="51F4D30E" w:rsidR="00BB47E6" w:rsidRPr="00321BB1" w:rsidRDefault="00BB47E6" w:rsidP="00BB47E6">
      <w:pPr>
        <w:pStyle w:val="TF-REFERNCIASITEM"/>
      </w:pPr>
      <w:r w:rsidRPr="00AF2C98">
        <w:t xml:space="preserve">FREITAS, Daniela Gonçalves da Silveira. </w:t>
      </w:r>
      <w:r w:rsidRPr="00AF2C98">
        <w:rPr>
          <w:b/>
          <w:bCs/>
        </w:rPr>
        <w:t>Orientações para interação com deficientes visuais e auditivos</w:t>
      </w:r>
      <w:r w:rsidRPr="00AF2C98">
        <w:t xml:space="preserve">. </w:t>
      </w:r>
      <w:r w:rsidR="009A682C" w:rsidRPr="00AF2C98">
        <w:t xml:space="preserve">IFBA </w:t>
      </w:r>
      <w:r w:rsidRPr="00AF2C98">
        <w:t>- Instituto Federal de Educação, Ciência e Tecnologia da Bahia, [S. L.], 2018. Disponível em: https://portal.ifba.edu.br/conquista/napnee/paginas-links/orientacoes-para-interacao-com-deficientes-visuais-e-auditivos#wrapper. Acesso em: 23 nov. 2021.</w:t>
      </w:r>
    </w:p>
    <w:p w14:paraId="262F7385" w14:textId="77777777" w:rsidR="00BB47E6" w:rsidRDefault="00441692" w:rsidP="00BB47E6">
      <w:pPr>
        <w:pStyle w:val="TF-REFERNCIASITEM"/>
        <w:rPr>
          <w:shd w:val="clear" w:color="auto" w:fill="FFFFFF"/>
        </w:rPr>
      </w:pPr>
      <w:commentRangeStart w:id="483"/>
      <w:r w:rsidRPr="00321BB1">
        <w:rPr>
          <w:shd w:val="clear" w:color="auto" w:fill="FFFFFF"/>
        </w:rPr>
        <w:t>GIONGO, M.; KOEHLER, H. S.; MACHADO, S. do A.; KIRCHNER, F. F.; MARCHETTI, M. LiDAR: princípios e aplicações florestais. </w:t>
      </w:r>
      <w:r w:rsidRPr="00321BB1">
        <w:rPr>
          <w:b/>
          <w:bCs/>
          <w:shd w:val="clear" w:color="auto" w:fill="FFFFFF"/>
        </w:rPr>
        <w:t>Pesquisa Florestal Brasileira</w:t>
      </w:r>
      <w:r w:rsidRPr="00321BB1">
        <w:rPr>
          <w:shd w:val="clear" w:color="auto" w:fill="FFFFFF"/>
        </w:rPr>
        <w:t>, </w:t>
      </w:r>
      <w:r w:rsidRPr="00321BB1">
        <w:rPr>
          <w:i/>
          <w:iCs/>
          <w:shd w:val="clear" w:color="auto" w:fill="FFFFFF"/>
        </w:rPr>
        <w:t>[S. l.]</w:t>
      </w:r>
      <w:r w:rsidRPr="00321BB1">
        <w:rPr>
          <w:shd w:val="clear" w:color="auto" w:fill="FFFFFF"/>
        </w:rPr>
        <w:t>, v. 30, n. 63, p. 231, 2010. DOI: 10.4336/2010.pfb.30.63.231.</w:t>
      </w:r>
      <w:r w:rsidRPr="00441692">
        <w:rPr>
          <w:shd w:val="clear" w:color="auto" w:fill="FFFFFF"/>
        </w:rPr>
        <w:t xml:space="preserve"> Disponível em: https://pfb.cnpf.embrapa.br/pfb/index.php/pfb/article/view/148. Acesso em: 24 nov. 2022.</w:t>
      </w:r>
      <w:commentRangeEnd w:id="483"/>
      <w:r w:rsidR="009A682C">
        <w:rPr>
          <w:rStyle w:val="Refdecomentrio"/>
        </w:rPr>
        <w:commentReference w:id="483"/>
      </w:r>
    </w:p>
    <w:p w14:paraId="2D87101B" w14:textId="0A0969E0" w:rsidR="00BB47E6" w:rsidRPr="00BB47E6" w:rsidRDefault="00BB47E6" w:rsidP="00BB47E6">
      <w:pPr>
        <w:pStyle w:val="TF-REFERNCIASITEM"/>
        <w:rPr>
          <w:shd w:val="clear" w:color="auto" w:fill="FFFFFF"/>
        </w:rPr>
      </w:pPr>
      <w:commentRangeStart w:id="484"/>
      <w:r w:rsidRPr="00AF2C98">
        <w:rPr>
          <w:color w:val="222222"/>
          <w:shd w:val="clear" w:color="auto" w:fill="FFFFFF"/>
        </w:rPr>
        <w:t xml:space="preserve">GOULART, Gielez Feldhaus. </w:t>
      </w:r>
      <w:r w:rsidRPr="00AF2C98">
        <w:rPr>
          <w:b/>
          <w:bCs/>
          <w:color w:val="222222"/>
          <w:shd w:val="clear" w:color="auto" w:fill="FFFFFF"/>
        </w:rPr>
        <w:t>Aplicativo para auxiliar crianças autistas no desenvolvimento e aquisição da linguagem</w:t>
      </w:r>
      <w:r w:rsidRPr="00AF2C98">
        <w:rPr>
          <w:color w:val="222222"/>
          <w:shd w:val="clear" w:color="auto" w:fill="FFFFFF"/>
        </w:rPr>
        <w:t>. 2016. 50 f. TCC (Graduação) - Curso de Ciência da Computação, Centro de Ciências Exatas e Naturais, Universidade Regional de Blumenau, Blumenau, 2016.</w:t>
      </w:r>
      <w:commentRangeEnd w:id="484"/>
      <w:r w:rsidR="009A682C">
        <w:rPr>
          <w:rStyle w:val="Refdecomentrio"/>
        </w:rPr>
        <w:commentReference w:id="484"/>
      </w:r>
    </w:p>
    <w:p w14:paraId="621561B8" w14:textId="051CA031" w:rsidR="00BB47E6" w:rsidRPr="00BB47E6" w:rsidRDefault="00BB47E6">
      <w:pPr>
        <w:pStyle w:val="TF-REFERNCIASITEM"/>
      </w:pPr>
      <w:r w:rsidRPr="00BB47E6">
        <w:rPr>
          <w:color w:val="222222"/>
          <w:shd w:val="clear" w:color="auto" w:fill="FFFFFF"/>
        </w:rPr>
        <w:t xml:space="preserve">HERCHONVICZ, Andrey L.; FRANCO, Cristiano R.; JASINSKI, Marcio G.. </w:t>
      </w:r>
      <w:r w:rsidRPr="00074211">
        <w:rPr>
          <w:color w:val="222222"/>
          <w:shd w:val="clear" w:color="auto" w:fill="FFFFFF"/>
          <w:lang w:val="en-US"/>
        </w:rPr>
        <w:t>A comparison of cloud-based speech recognition engines. In: COMPUTER ON THE BEACH, 10., 2019, Florianópolis. </w:t>
      </w:r>
      <w:r w:rsidRPr="00BB47E6">
        <w:rPr>
          <w:rStyle w:val="Forte"/>
          <w:color w:val="222222"/>
          <w:shd w:val="clear" w:color="auto" w:fill="FFFFFF"/>
        </w:rPr>
        <w:t>Anais [...]</w:t>
      </w:r>
      <w:del w:id="485" w:author="Dalton Solano dos Reis" w:date="2022-12-03T21:07:00Z">
        <w:r w:rsidRPr="00BB47E6" w:rsidDel="009A682C">
          <w:rPr>
            <w:rStyle w:val="Forte"/>
            <w:color w:val="222222"/>
            <w:shd w:val="clear" w:color="auto" w:fill="FFFFFF"/>
          </w:rPr>
          <w:delText xml:space="preserve"> </w:delText>
        </w:r>
      </w:del>
      <w:r w:rsidRPr="00BB47E6">
        <w:rPr>
          <w:rStyle w:val="Forte"/>
          <w:color w:val="222222"/>
          <w:shd w:val="clear" w:color="auto" w:fill="FFFFFF"/>
        </w:rPr>
        <w:t>. </w:t>
      </w:r>
      <w:r w:rsidRPr="00BB47E6">
        <w:rPr>
          <w:color w:val="222222"/>
          <w:shd w:val="clear" w:color="auto" w:fill="FFFFFF"/>
        </w:rPr>
        <w:t>Florianópolis: Computer On The Beach, 2019. p. 366-375. Disponível em: https://periodicos.univali.br/index.php/acotb/article/view/14332. Acesso em: 24 nov. 2022.</w:t>
      </w:r>
    </w:p>
    <w:p w14:paraId="078B9BFD" w14:textId="1FCF1715" w:rsidR="00BB47E6" w:rsidRPr="00C25AFA" w:rsidRDefault="00441692" w:rsidP="00BB47E6">
      <w:pPr>
        <w:pStyle w:val="TF-REFERNCIASITEM"/>
        <w:rPr>
          <w:color w:val="222222"/>
          <w:shd w:val="clear" w:color="auto" w:fill="FFFFFF"/>
        </w:rPr>
      </w:pPr>
      <w:r w:rsidRPr="00441692">
        <w:rPr>
          <w:color w:val="222222"/>
          <w:shd w:val="clear" w:color="auto" w:fill="FFFFFF"/>
        </w:rPr>
        <w:t>PEREIRA, Felicia França. </w:t>
      </w:r>
      <w:r w:rsidRPr="00441692">
        <w:rPr>
          <w:rStyle w:val="Forte"/>
          <w:color w:val="222222"/>
          <w:shd w:val="clear" w:color="auto" w:fill="FFFFFF"/>
        </w:rPr>
        <w:t>C</w:t>
      </w:r>
      <w:r w:rsidR="00855E95">
        <w:rPr>
          <w:rStyle w:val="Forte"/>
          <w:color w:val="222222"/>
          <w:shd w:val="clear" w:color="auto" w:fill="FFFFFF"/>
        </w:rPr>
        <w:t>omparação de dados derivados de LiDAR e VANT para o mapeamento de suscetibilidade de deslizamento usando o algoritmo Random Forest</w:t>
      </w:r>
      <w:r w:rsidRPr="00441692">
        <w:rPr>
          <w:color w:val="222222"/>
          <w:shd w:val="clear" w:color="auto" w:fill="FFFFFF"/>
        </w:rPr>
        <w:t xml:space="preserve">. 2022. 21 f. Dissertação (Mestrado) - Curso de Desastres Naturais, O Instituto de Ciência e Tecnologia, Universidade </w:t>
      </w:r>
      <w:r w:rsidRPr="00C25AFA">
        <w:rPr>
          <w:color w:val="222222"/>
          <w:shd w:val="clear" w:color="auto" w:fill="FFFFFF"/>
        </w:rPr>
        <w:t>Estadual Paulista (Unesp), São José dos Campos, 2022. Disponível em: https://repositorio.unesp.br/handle/11449/237072. Acesso em: 18 nov. 2022.</w:t>
      </w:r>
    </w:p>
    <w:p w14:paraId="7A969D16" w14:textId="1A0E6712" w:rsidR="00C25AFA" w:rsidRPr="00C25AFA" w:rsidRDefault="00C25AFA" w:rsidP="00BB47E6">
      <w:pPr>
        <w:pStyle w:val="TF-REFERNCIASITEM"/>
        <w:rPr>
          <w:color w:val="222222"/>
          <w:shd w:val="clear" w:color="auto" w:fill="FFFFFF"/>
        </w:rPr>
      </w:pPr>
      <w:r w:rsidRPr="00C25AFA">
        <w:rPr>
          <w:bdr w:val="none" w:sz="0" w:space="0" w:color="auto" w:frame="1"/>
          <w:shd w:val="clear" w:color="auto" w:fill="FFFFFF"/>
        </w:rPr>
        <w:t xml:space="preserve">ROSSI, Túlio Xavier; FREITAS, Elias José de Rezende; REIS, Agnaldo José da Rocha. </w:t>
      </w:r>
      <w:r w:rsidRPr="00C25AFA">
        <w:rPr>
          <w:b/>
          <w:bCs/>
          <w:bdr w:val="none" w:sz="0" w:space="0" w:color="auto" w:frame="1"/>
          <w:shd w:val="clear" w:color="auto" w:fill="FFFFFF"/>
        </w:rPr>
        <w:t>Mapeamento Tridimensional de Ambientes Internos Utilizando um Sensor LIDAR</w:t>
      </w:r>
      <w:r w:rsidRPr="00C25AFA">
        <w:rPr>
          <w:bdr w:val="none" w:sz="0" w:space="0" w:color="auto" w:frame="1"/>
          <w:shd w:val="clear" w:color="auto" w:fill="FFFFFF"/>
        </w:rPr>
        <w:t>.</w:t>
      </w:r>
      <w:ins w:id="486" w:author="Dalton Solano dos Reis" w:date="2022-12-03T21:07:00Z">
        <w:r w:rsidR="009A682C">
          <w:rPr>
            <w:bdr w:val="none" w:sz="0" w:space="0" w:color="auto" w:frame="1"/>
            <w:shd w:val="clear" w:color="auto" w:fill="FFFFFF"/>
          </w:rPr>
          <w:t xml:space="preserve"> </w:t>
        </w:r>
      </w:ins>
      <w:r w:rsidRPr="00C25AFA">
        <w:rPr>
          <w:bdr w:val="none" w:sz="0" w:space="0" w:color="auto" w:frame="1"/>
          <w:shd w:val="clear" w:color="auto" w:fill="FFFFFF"/>
        </w:rPr>
        <w:t>2019. 62 f. Monografia (Especialização) -</w:t>
      </w:r>
      <w:ins w:id="487" w:author="Dalton Solano dos Reis" w:date="2022-12-03T21:08:00Z">
        <w:r w:rsidR="009A682C">
          <w:rPr>
            <w:bdr w:val="none" w:sz="0" w:space="0" w:color="auto" w:frame="1"/>
            <w:shd w:val="clear" w:color="auto" w:fill="FFFFFF"/>
          </w:rPr>
          <w:t xml:space="preserve"> </w:t>
        </w:r>
      </w:ins>
      <w:r w:rsidRPr="00C25AFA">
        <w:rPr>
          <w:bdr w:val="none" w:sz="0" w:space="0" w:color="auto" w:frame="1"/>
          <w:shd w:val="clear" w:color="auto" w:fill="FFFFFF"/>
        </w:rPr>
        <w:t>Curso de Engenharia de Controle e Automação, Cecau, Universidade Federal de Ouro Preto -Ufop, Ouro Preto, 2019. Disponível em: https://monografias.ufop.br/handle/35400000/2439. Acesso em: 24 set. 2021.</w:t>
      </w:r>
    </w:p>
    <w:p w14:paraId="4FECF646" w14:textId="479142AC" w:rsidR="00BB47E6" w:rsidRDefault="00BB47E6">
      <w:pPr>
        <w:pStyle w:val="TF-REFERNCIASITEM"/>
        <w:rPr>
          <w:ins w:id="488" w:author="Dalton Solano dos Reis" w:date="2022-12-03T21:10:00Z"/>
          <w:color w:val="222222"/>
          <w:shd w:val="clear" w:color="auto" w:fill="FFFFFF"/>
        </w:rPr>
      </w:pPr>
      <w:r w:rsidRPr="00C7060B">
        <w:rPr>
          <w:color w:val="222222"/>
          <w:shd w:val="clear" w:color="auto" w:fill="FFFFFF"/>
        </w:rPr>
        <w:t>SILVA, William Lopes da</w:t>
      </w:r>
      <w:del w:id="489" w:author="Dalton Solano dos Reis" w:date="2022-12-03T21:08:00Z">
        <w:r w:rsidRPr="00C7060B" w:rsidDel="009A682C">
          <w:rPr>
            <w:color w:val="222222"/>
            <w:shd w:val="clear" w:color="auto" w:fill="FFFFFF"/>
          </w:rPr>
          <w:delText>; REIS, Dalton Solano dos.</w:delText>
        </w:r>
      </w:del>
      <w:ins w:id="490" w:author="Dalton Solano dos Reis" w:date="2022-12-03T21:08:00Z">
        <w:r w:rsidR="009A682C">
          <w:rPr>
            <w:color w:val="222222"/>
            <w:shd w:val="clear" w:color="auto" w:fill="FFFFFF"/>
          </w:rPr>
          <w:t>.</w:t>
        </w:r>
      </w:ins>
      <w:r w:rsidRPr="00C7060B">
        <w:rPr>
          <w:color w:val="222222"/>
          <w:shd w:val="clear" w:color="auto" w:fill="FFFFFF"/>
        </w:rPr>
        <w:t> </w:t>
      </w:r>
      <w:r w:rsidRPr="00C7060B">
        <w:rPr>
          <w:rStyle w:val="Forte"/>
          <w:color w:val="222222"/>
          <w:shd w:val="clear" w:color="auto" w:fill="FFFFFF"/>
        </w:rPr>
        <w:t>B</w:t>
      </w:r>
      <w:r w:rsidR="00503CB3">
        <w:rPr>
          <w:rStyle w:val="Forte"/>
          <w:color w:val="222222"/>
          <w:shd w:val="clear" w:color="auto" w:fill="FFFFFF"/>
        </w:rPr>
        <w:t>lack Glasses</w:t>
      </w:r>
      <w:r w:rsidRPr="00C7060B">
        <w:rPr>
          <w:color w:val="222222"/>
          <w:shd w:val="clear" w:color="auto" w:fill="FFFFFF"/>
        </w:rPr>
        <w:t>: assistente para deficientes visuais via geolocalização. 2019. 20 f. TCC (Graduação) - Curso de Bacharel em Ciência da Computação, Universidade Regional de Blumenau (</w:t>
      </w:r>
      <w:r w:rsidR="009A682C" w:rsidRPr="00C7060B">
        <w:rPr>
          <w:color w:val="222222"/>
          <w:shd w:val="clear" w:color="auto" w:fill="FFFFFF"/>
        </w:rPr>
        <w:t>FURB</w:t>
      </w:r>
      <w:r w:rsidRPr="00C7060B">
        <w:rPr>
          <w:color w:val="222222"/>
          <w:shd w:val="clear" w:color="auto" w:fill="FFFFFF"/>
        </w:rPr>
        <w:t>), Blumenau, 2019. Disponível em: http://dsc.inf.furb.br/arquivos/tccs/monografias/2019_2_william-lopes-da-silva_monografia.pdf. Acesso em: 22 jun. 2022.</w:t>
      </w:r>
      <w:bookmarkEnd w:id="475"/>
    </w:p>
    <w:p w14:paraId="2AB79F7F" w14:textId="3F3F38A2" w:rsidR="009A682C" w:rsidRDefault="009A682C">
      <w:pPr>
        <w:pStyle w:val="TF-REFERNCIASITEM"/>
        <w:rPr>
          <w:ins w:id="491" w:author="Dalton Solano dos Reis" w:date="2022-12-03T21:10:00Z"/>
          <w:color w:val="222222"/>
          <w:shd w:val="clear" w:color="auto" w:fill="FFFFFF"/>
        </w:rPr>
      </w:pPr>
    </w:p>
    <w:p w14:paraId="776C6E59" w14:textId="774D4C50" w:rsidR="009A682C" w:rsidRDefault="009A682C">
      <w:pPr>
        <w:pStyle w:val="TF-REFERNCIASITEM"/>
        <w:rPr>
          <w:ins w:id="492" w:author="Dalton Solano dos Reis" w:date="2022-12-03T21:10:00Z"/>
          <w:color w:val="222222"/>
          <w:shd w:val="clear" w:color="auto" w:fill="FFFFFF"/>
        </w:rPr>
      </w:pPr>
      <w:ins w:id="493" w:author="Dalton Solano dos Reis" w:date="2022-12-03T21:11:00Z">
        <w:r w:rsidRPr="009A682C">
          <w:rPr>
            <w:color w:val="222222"/>
            <w:highlight w:val="magenta"/>
            <w:shd w:val="clear" w:color="auto" w:fill="FFFFFF"/>
            <w:rPrChange w:id="494" w:author="Dalton Solano dos Reis" w:date="2022-12-03T21:11:00Z">
              <w:rPr>
                <w:color w:val="222222"/>
                <w:shd w:val="clear" w:color="auto" w:fill="FFFFFF"/>
              </w:rPr>
            </w:rPrChange>
          </w:rPr>
          <w:t>Citações do texto não encontradas nas referências.</w:t>
        </w:r>
      </w:ins>
    </w:p>
    <w:p w14:paraId="76832141" w14:textId="101DE9B2" w:rsidR="009A682C" w:rsidRPr="009A682C" w:rsidRDefault="009A682C" w:rsidP="009A682C">
      <w:pPr>
        <w:pStyle w:val="TF-REFERNCIASITEM"/>
        <w:rPr>
          <w:ins w:id="495" w:author="Dalton Solano dos Reis" w:date="2022-12-03T21:10:00Z"/>
          <w:color w:val="222222"/>
          <w:shd w:val="clear" w:color="auto" w:fill="FFFFFF"/>
        </w:rPr>
      </w:pPr>
      <w:commentRangeStart w:id="496"/>
      <w:ins w:id="497" w:author="Dalton Solano dos Reis" w:date="2022-12-03T21:10:00Z">
        <w:r w:rsidRPr="009A682C">
          <w:rPr>
            <w:color w:val="222222"/>
            <w:shd w:val="clear" w:color="auto" w:fill="FFFFFF"/>
          </w:rPr>
          <w:t>Franco e Heinzle (2018</w:t>
        </w:r>
      </w:ins>
      <w:commentRangeEnd w:id="496"/>
      <w:ins w:id="498" w:author="Dalton Solano dos Reis" w:date="2022-12-03T21:13:00Z">
        <w:r w:rsidR="00F832F2">
          <w:rPr>
            <w:rStyle w:val="Refdecomentrio"/>
          </w:rPr>
          <w:commentReference w:id="496"/>
        </w:r>
      </w:ins>
    </w:p>
    <w:p w14:paraId="1F9FBEB7" w14:textId="77777777" w:rsidR="009A682C" w:rsidRPr="009A682C" w:rsidRDefault="009A682C" w:rsidP="009A682C">
      <w:pPr>
        <w:pStyle w:val="TF-REFERNCIASITEM"/>
        <w:rPr>
          <w:ins w:id="499" w:author="Dalton Solano dos Reis" w:date="2022-12-03T21:10:00Z"/>
          <w:color w:val="222222"/>
          <w:shd w:val="clear" w:color="auto" w:fill="FFFFFF"/>
        </w:rPr>
      </w:pPr>
      <w:ins w:id="500" w:author="Dalton Solano dos Reis" w:date="2022-12-03T21:10:00Z">
        <w:r w:rsidRPr="009A682C">
          <w:rPr>
            <w:color w:val="222222"/>
            <w:shd w:val="clear" w:color="auto" w:fill="FFFFFF"/>
          </w:rPr>
          <w:t>GOOGLE, 2022</w:t>
        </w:r>
      </w:ins>
    </w:p>
    <w:p w14:paraId="4E642EF2" w14:textId="77777777" w:rsidR="009A682C" w:rsidRPr="009A682C" w:rsidRDefault="009A682C" w:rsidP="009A682C">
      <w:pPr>
        <w:pStyle w:val="TF-REFERNCIASITEM"/>
        <w:rPr>
          <w:ins w:id="501" w:author="Dalton Solano dos Reis" w:date="2022-12-03T21:10:00Z"/>
          <w:color w:val="222222"/>
          <w:shd w:val="clear" w:color="auto" w:fill="FFFFFF"/>
        </w:rPr>
      </w:pPr>
      <w:ins w:id="502" w:author="Dalton Solano dos Reis" w:date="2022-12-03T21:10:00Z">
        <w:r w:rsidRPr="009A682C">
          <w:rPr>
            <w:color w:val="222222"/>
            <w:shd w:val="clear" w:color="auto" w:fill="FFFFFF"/>
          </w:rPr>
          <w:t>GOOGLE, 2021</w:t>
        </w:r>
      </w:ins>
    </w:p>
    <w:p w14:paraId="53F1026F" w14:textId="7469EA27" w:rsidR="009A682C" w:rsidRPr="00985AB2" w:rsidRDefault="009A682C" w:rsidP="009A682C">
      <w:pPr>
        <w:pStyle w:val="TF-REFERNCIASITEM"/>
        <w:rPr>
          <w:color w:val="222222"/>
          <w:shd w:val="clear" w:color="auto" w:fill="FFFFFF"/>
        </w:rPr>
      </w:pPr>
      <w:ins w:id="503" w:author="Dalton Solano dos Reis" w:date="2022-12-03T21:10:00Z">
        <w:r w:rsidRPr="009A682C">
          <w:rPr>
            <w:color w:val="222222"/>
            <w:shd w:val="clear" w:color="auto" w:fill="FFFFFF"/>
          </w:rPr>
          <w:t>GOULART, 2016</w:t>
        </w:r>
      </w:ins>
    </w:p>
    <w:sectPr w:rsidR="009A682C" w:rsidRPr="00985AB2" w:rsidSect="004F628A">
      <w:footerReference w:type="default" r:id="rId27"/>
      <w:footerReference w:type="first" r:id="rId28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Dalton Solano dos Reis" w:date="2022-12-03T19:28:00Z" w:initials="DSdR">
    <w:p w14:paraId="1FF952D0" w14:textId="77777777" w:rsidR="00074211" w:rsidRDefault="00074211" w:rsidP="002719E8">
      <w:r>
        <w:rPr>
          <w:rStyle w:val="Refdecomentrio"/>
        </w:rPr>
        <w:annotationRef/>
      </w:r>
      <w:r>
        <w:rPr>
          <w:sz w:val="20"/>
          <w:szCs w:val="20"/>
        </w:rPr>
        <w:t>Sai do LiDAR e vai para tecnologia assistiva sem ligar os assuntos.</w:t>
      </w:r>
    </w:p>
  </w:comment>
  <w:comment w:id="17" w:author="Dalton Solano dos Reis" w:date="2022-12-03T19:35:00Z" w:initials="DSdR">
    <w:p w14:paraId="1301B6F7" w14:textId="77777777" w:rsidR="002209A0" w:rsidRDefault="002209A0" w:rsidP="00793E89">
      <w:r>
        <w:rPr>
          <w:rStyle w:val="Refdecomentrio"/>
        </w:rPr>
        <w:annotationRef/>
      </w:r>
      <w:r>
        <w:rPr>
          <w:sz w:val="20"/>
          <w:szCs w:val="20"/>
        </w:rPr>
        <w:t>Sai tecnologia assistiva e vai para comunicação.</w:t>
      </w:r>
    </w:p>
  </w:comment>
  <w:comment w:id="21" w:author="Dalton Solano dos Reis" w:date="2022-12-03T19:36:00Z" w:initials="DSdR">
    <w:p w14:paraId="395F7D77" w14:textId="77777777" w:rsidR="002209A0" w:rsidRDefault="002209A0" w:rsidP="00C469F0">
      <w:r>
        <w:rPr>
          <w:rStyle w:val="Refdecomentrio"/>
        </w:rPr>
        <w:annotationRef/>
      </w:r>
      <w:r>
        <w:rPr>
          <w:sz w:val="20"/>
          <w:szCs w:val="20"/>
        </w:rPr>
        <w:t>De repente entra no ML. E o LiDAR .. poderia juntar as partes.</w:t>
      </w:r>
    </w:p>
  </w:comment>
  <w:comment w:id="35" w:author="Dalton Solano dos Reis" w:date="2022-12-03T19:37:00Z" w:initials="DSdR">
    <w:p w14:paraId="421BCAF7" w14:textId="77777777" w:rsidR="002209A0" w:rsidRDefault="002209A0" w:rsidP="004634C8">
      <w:r>
        <w:rPr>
          <w:rStyle w:val="Refdecomentrio"/>
        </w:rPr>
        <w:annotationRef/>
      </w:r>
      <w:r>
        <w:rPr>
          <w:sz w:val="20"/>
          <w:szCs w:val="20"/>
        </w:rPr>
        <w:t>Mesma ordem que aparecem os assuntos em todo o texto, até na Introdução.</w:t>
      </w:r>
    </w:p>
  </w:comment>
  <w:comment w:id="39" w:author="Dalton Solano dos Reis" w:date="2022-12-03T19:39:00Z" w:initials="DSdR">
    <w:p w14:paraId="5BDF243A" w14:textId="77777777" w:rsidR="002209A0" w:rsidRDefault="002209A0" w:rsidP="006E5AC2">
      <w:r>
        <w:rPr>
          <w:rStyle w:val="Refdecomentrio"/>
        </w:rPr>
        <w:annotationRef/>
      </w:r>
      <w:r>
        <w:rPr>
          <w:sz w:val="20"/>
          <w:szCs w:val="20"/>
        </w:rPr>
        <w:t>.. avaliar se o medida deu certo ..</w:t>
      </w:r>
    </w:p>
    <w:p w14:paraId="451891A6" w14:textId="77777777" w:rsidR="002209A0" w:rsidRDefault="002209A0" w:rsidP="006E5AC2">
      <w:r>
        <w:rPr>
          <w:sz w:val="20"/>
          <w:szCs w:val="20"/>
        </w:rPr>
        <w:t>Outros específicos?</w:t>
      </w:r>
    </w:p>
  </w:comment>
  <w:comment w:id="51" w:author="Dalton Solano dos Reis" w:date="2022-12-03T19:41:00Z" w:initials="DSdR">
    <w:p w14:paraId="167FBD43" w14:textId="77777777" w:rsidR="00282C39" w:rsidRDefault="00282C39" w:rsidP="003F0F6F">
      <w:r>
        <w:rPr>
          <w:rStyle w:val="Refdecomentrio"/>
        </w:rPr>
        <w:annotationRef/>
      </w:r>
      <w:r>
        <w:rPr>
          <w:sz w:val="20"/>
          <w:szCs w:val="20"/>
        </w:rPr>
        <w:t>Aqui usar a ordem LiDAR, ML Kit e reconhecimento de voz .. em outras partes do texto usa outra ordem.</w:t>
      </w:r>
    </w:p>
  </w:comment>
  <w:comment w:id="249" w:author="Dalton Solano dos Reis" w:date="2022-12-03T20:31:00Z" w:initials="DSdR">
    <w:p w14:paraId="6B9F0947" w14:textId="77777777" w:rsidR="00DE6710" w:rsidRDefault="00DE6710" w:rsidP="005412F4">
      <w:r>
        <w:rPr>
          <w:rStyle w:val="Refdecomentrio"/>
        </w:rPr>
        <w:annotationRef/>
      </w:r>
      <w:r>
        <w:rPr>
          <w:sz w:val="20"/>
          <w:szCs w:val="20"/>
        </w:rPr>
        <w:t>Usa este mesmo texto desde o início para apresentar o que fez?</w:t>
      </w:r>
    </w:p>
  </w:comment>
  <w:comment w:id="275" w:author="Dalton Solano dos Reis" w:date="2022-12-03T20:34:00Z" w:initials="DSdR">
    <w:p w14:paraId="7F927F86" w14:textId="77777777" w:rsidR="00E67153" w:rsidRDefault="00E67153" w:rsidP="00267396">
      <w:r>
        <w:rPr>
          <w:rStyle w:val="Refdecomentrio"/>
        </w:rPr>
        <w:annotationRef/>
      </w:r>
      <w:r>
        <w:rPr>
          <w:sz w:val="20"/>
          <w:szCs w:val="20"/>
        </w:rPr>
        <w:t>Frase solta no contexto, melhorar.</w:t>
      </w:r>
    </w:p>
  </w:comment>
  <w:comment w:id="389" w:author="Dalton Solano dos Reis" w:date="2022-12-03T20:49:00Z" w:initials="DSdR">
    <w:p w14:paraId="6448DF4B" w14:textId="77777777" w:rsidR="00D70E3E" w:rsidRDefault="00D70E3E" w:rsidP="00577C1C">
      <w:r>
        <w:rPr>
          <w:rStyle w:val="Refdecomentrio"/>
        </w:rPr>
        <w:annotationRef/>
      </w:r>
      <w:r>
        <w:rPr>
          <w:sz w:val="20"/>
          <w:szCs w:val="20"/>
        </w:rPr>
        <w:t>Só aqui menciona que é uma arquitetura.</w:t>
      </w:r>
    </w:p>
  </w:comment>
  <w:comment w:id="390" w:author="Dalton Solano dos Reis" w:date="2022-12-03T20:53:00Z" w:initials="DSdR">
    <w:p w14:paraId="1444F01B" w14:textId="77777777" w:rsidR="00D70E3E" w:rsidRDefault="00D70E3E" w:rsidP="003B2891">
      <w:r>
        <w:rPr>
          <w:rStyle w:val="Refdecomentrio"/>
        </w:rPr>
        <w:annotationRef/>
      </w:r>
      <w:r>
        <w:rPr>
          <w:sz w:val="20"/>
          <w:szCs w:val="20"/>
        </w:rPr>
        <w:t>Não gostei da palavra desafio .. meio forte de mais ..</w:t>
      </w:r>
    </w:p>
  </w:comment>
  <w:comment w:id="413" w:author="Dalton Solano dos Reis" w:date="2022-12-03T20:54:00Z" w:initials="DSdR">
    <w:p w14:paraId="653A6670" w14:textId="77777777" w:rsidR="00D70E3E" w:rsidRDefault="00D70E3E" w:rsidP="006515EA">
      <w:r>
        <w:rPr>
          <w:rStyle w:val="Refdecomentrio"/>
        </w:rPr>
        <w:annotationRef/>
      </w:r>
      <w:r>
        <w:rPr>
          <w:sz w:val="20"/>
          <w:szCs w:val="20"/>
        </w:rPr>
        <w:t>Não tinha como treinar para serem usados em objetos da casa?</w:t>
      </w:r>
    </w:p>
  </w:comment>
  <w:comment w:id="425" w:author="Dalton Solano dos Reis" w:date="2022-12-03T20:59:00Z" w:initials="DSdR">
    <w:p w14:paraId="0880BF21" w14:textId="77777777" w:rsidR="00AF3C93" w:rsidRDefault="00AF3C93" w:rsidP="002530CC">
      <w:r>
        <w:rPr>
          <w:rStyle w:val="Refdecomentrio"/>
        </w:rPr>
        <w:annotationRef/>
      </w:r>
      <w:r>
        <w:rPr>
          <w:sz w:val="20"/>
          <w:szCs w:val="20"/>
        </w:rPr>
        <w:t>Mas a ideia de ter o modelo 3D era para que?</w:t>
      </w:r>
    </w:p>
    <w:p w14:paraId="4E311C2B" w14:textId="77777777" w:rsidR="00AF3C93" w:rsidRDefault="00AF3C93" w:rsidP="002530CC">
      <w:r>
        <w:rPr>
          <w:sz w:val="20"/>
          <w:szCs w:val="20"/>
        </w:rPr>
        <w:t>Para usar como depurador?</w:t>
      </w:r>
    </w:p>
    <w:p w14:paraId="2C16E424" w14:textId="77777777" w:rsidR="00AF3C93" w:rsidRDefault="00AF3C93" w:rsidP="002530CC">
      <w:r>
        <w:rPr>
          <w:sz w:val="20"/>
          <w:szCs w:val="20"/>
        </w:rPr>
        <w:t>Para ser usado para melhorar o auxilio aos usuários?</w:t>
      </w:r>
    </w:p>
  </w:comment>
  <w:comment w:id="483" w:author="Dalton Solano dos Reis" w:date="2022-12-03T21:06:00Z" w:initials="DSdR">
    <w:p w14:paraId="705E7923" w14:textId="77777777" w:rsidR="009A682C" w:rsidRDefault="009A682C" w:rsidP="00473873">
      <w:r>
        <w:rPr>
          <w:rStyle w:val="Refdecomentrio"/>
        </w:rPr>
        <w:annotationRef/>
      </w:r>
      <w:r>
        <w:rPr>
          <w:sz w:val="20"/>
          <w:szCs w:val="20"/>
        </w:rPr>
        <w:t>Referência não citada no texto.</w:t>
      </w:r>
    </w:p>
  </w:comment>
  <w:comment w:id="484" w:author="Dalton Solano dos Reis" w:date="2022-12-03T21:06:00Z" w:initials="DSdR">
    <w:p w14:paraId="3B431136" w14:textId="77777777" w:rsidR="009A682C" w:rsidRDefault="009A682C" w:rsidP="00A1089D">
      <w:r>
        <w:rPr>
          <w:rStyle w:val="Refdecomentrio"/>
        </w:rPr>
        <w:annotationRef/>
      </w:r>
      <w:r>
        <w:rPr>
          <w:sz w:val="20"/>
          <w:szCs w:val="20"/>
        </w:rPr>
        <w:t>Referência não citada no texto.</w:t>
      </w:r>
    </w:p>
  </w:comment>
  <w:comment w:id="496" w:author="Dalton Solano dos Reis" w:date="2022-12-03T21:13:00Z" w:initials="DSdR">
    <w:p w14:paraId="30DEB830" w14:textId="77777777" w:rsidR="00F832F2" w:rsidRDefault="00F832F2" w:rsidP="00D917EB">
      <w:r>
        <w:rPr>
          <w:rStyle w:val="Refdecomentrio"/>
        </w:rPr>
        <w:annotationRef/>
      </w:r>
      <w:r>
        <w:rPr>
          <w:sz w:val="20"/>
          <w:szCs w:val="20"/>
        </w:rPr>
        <w:t>Cuidado, o orientador não é um autor … deveria ser Franco (2018)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F952D0" w15:done="0"/>
  <w15:commentEx w15:paraId="1301B6F7" w15:done="0"/>
  <w15:commentEx w15:paraId="395F7D77" w15:done="0"/>
  <w15:commentEx w15:paraId="421BCAF7" w15:done="0"/>
  <w15:commentEx w15:paraId="451891A6" w15:done="0"/>
  <w15:commentEx w15:paraId="167FBD43" w15:done="0"/>
  <w15:commentEx w15:paraId="6B9F0947" w15:done="0"/>
  <w15:commentEx w15:paraId="7F927F86" w15:done="0"/>
  <w15:commentEx w15:paraId="6448DF4B" w15:done="0"/>
  <w15:commentEx w15:paraId="1444F01B" w15:done="0"/>
  <w15:commentEx w15:paraId="653A6670" w15:done="0"/>
  <w15:commentEx w15:paraId="2C16E424" w15:done="0"/>
  <w15:commentEx w15:paraId="705E7923" w15:done="0"/>
  <w15:commentEx w15:paraId="3B431136" w15:done="0"/>
  <w15:commentEx w15:paraId="30DEB83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621D7" w16cex:dateUtc="2022-12-03T22:28:00Z"/>
  <w16cex:commentExtensible w16cex:durableId="27362387" w16cex:dateUtc="2022-12-03T22:35:00Z"/>
  <w16cex:commentExtensible w16cex:durableId="273623BC" w16cex:dateUtc="2022-12-03T22:36:00Z"/>
  <w16cex:commentExtensible w16cex:durableId="27362411" w16cex:dateUtc="2022-12-03T22:37:00Z"/>
  <w16cex:commentExtensible w16cex:durableId="27362475" w16cex:dateUtc="2022-12-03T22:39:00Z"/>
  <w16cex:commentExtensible w16cex:durableId="273624D5" w16cex:dateUtc="2022-12-03T22:41:00Z"/>
  <w16cex:commentExtensible w16cex:durableId="27363093" w16cex:dateUtc="2022-12-03T23:31:00Z"/>
  <w16cex:commentExtensible w16cex:durableId="27363170" w16cex:dateUtc="2022-12-03T23:34:00Z"/>
  <w16cex:commentExtensible w16cex:durableId="273634EC" w16cex:dateUtc="2022-12-03T23:49:00Z"/>
  <w16cex:commentExtensible w16cex:durableId="273635D8" w16cex:dateUtc="2022-12-03T23:53:00Z"/>
  <w16cex:commentExtensible w16cex:durableId="2736361B" w16cex:dateUtc="2022-12-03T23:54:00Z"/>
  <w16cex:commentExtensible w16cex:durableId="2736371C" w16cex:dateUtc="2022-12-03T23:59:00Z"/>
  <w16cex:commentExtensible w16cex:durableId="273638D0" w16cex:dateUtc="2022-12-04T00:06:00Z"/>
  <w16cex:commentExtensible w16cex:durableId="273638E8" w16cex:dateUtc="2022-12-04T00:06:00Z"/>
  <w16cex:commentExtensible w16cex:durableId="27363A65" w16cex:dateUtc="2022-12-04T00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F952D0" w16cid:durableId="273621D7"/>
  <w16cid:commentId w16cid:paraId="1301B6F7" w16cid:durableId="27362387"/>
  <w16cid:commentId w16cid:paraId="395F7D77" w16cid:durableId="273623BC"/>
  <w16cid:commentId w16cid:paraId="421BCAF7" w16cid:durableId="27362411"/>
  <w16cid:commentId w16cid:paraId="451891A6" w16cid:durableId="27362475"/>
  <w16cid:commentId w16cid:paraId="167FBD43" w16cid:durableId="273624D5"/>
  <w16cid:commentId w16cid:paraId="6B9F0947" w16cid:durableId="27363093"/>
  <w16cid:commentId w16cid:paraId="7F927F86" w16cid:durableId="27363170"/>
  <w16cid:commentId w16cid:paraId="6448DF4B" w16cid:durableId="273634EC"/>
  <w16cid:commentId w16cid:paraId="1444F01B" w16cid:durableId="273635D8"/>
  <w16cid:commentId w16cid:paraId="653A6670" w16cid:durableId="2736361B"/>
  <w16cid:commentId w16cid:paraId="2C16E424" w16cid:durableId="2736371C"/>
  <w16cid:commentId w16cid:paraId="705E7923" w16cid:durableId="273638D0"/>
  <w16cid:commentId w16cid:paraId="3B431136" w16cid:durableId="273638E8"/>
  <w16cid:commentId w16cid:paraId="30DEB830" w16cid:durableId="27363A6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74CC4" w14:textId="77777777" w:rsidR="004745AF" w:rsidRDefault="004745AF">
      <w:r>
        <w:separator/>
      </w:r>
    </w:p>
    <w:p w14:paraId="2028D5CB" w14:textId="77777777" w:rsidR="004745AF" w:rsidRDefault="004745AF"/>
  </w:endnote>
  <w:endnote w:type="continuationSeparator" w:id="0">
    <w:p w14:paraId="3422146B" w14:textId="77777777" w:rsidR="004745AF" w:rsidRDefault="004745AF">
      <w:r>
        <w:continuationSeparator/>
      </w:r>
    </w:p>
    <w:p w14:paraId="1A761ED8" w14:textId="77777777" w:rsidR="004745AF" w:rsidRDefault="004745AF"/>
  </w:endnote>
  <w:endnote w:type="continuationNotice" w:id="1">
    <w:p w14:paraId="0C15E142" w14:textId="77777777" w:rsidR="004745AF" w:rsidRDefault="004745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43B8D9D8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87190C">
      <w:rPr>
        <w:sz w:val="20"/>
      </w:rPr>
      <w:t>2</w:t>
    </w:r>
    <w:r>
      <w:rPr>
        <w:sz w:val="20"/>
      </w:rPr>
      <w:t>/</w:t>
    </w:r>
    <w:r w:rsidR="00430DFA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DDA19" w14:textId="77777777" w:rsidR="004745AF" w:rsidRDefault="004745AF">
      <w:r>
        <w:separator/>
      </w:r>
    </w:p>
    <w:p w14:paraId="7D44FB8C" w14:textId="77777777" w:rsidR="004745AF" w:rsidRDefault="004745AF"/>
  </w:footnote>
  <w:footnote w:type="continuationSeparator" w:id="0">
    <w:p w14:paraId="0D3E8F4A" w14:textId="77777777" w:rsidR="004745AF" w:rsidRDefault="004745AF">
      <w:r>
        <w:continuationSeparator/>
      </w:r>
    </w:p>
    <w:p w14:paraId="340BC5AD" w14:textId="77777777" w:rsidR="004745AF" w:rsidRDefault="004745AF"/>
  </w:footnote>
  <w:footnote w:type="continuationNotice" w:id="1">
    <w:p w14:paraId="42050FF9" w14:textId="77777777" w:rsidR="004745AF" w:rsidRDefault="004745A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314541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 w16cid:durableId="209920505">
    <w:abstractNumId w:val="0"/>
  </w:num>
  <w:num w:numId="2" w16cid:durableId="1297368505">
    <w:abstractNumId w:val="2"/>
  </w:num>
  <w:num w:numId="3" w16cid:durableId="12192440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21218613">
    <w:abstractNumId w:val="1"/>
  </w:num>
  <w:num w:numId="5" w16cid:durableId="7633053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465101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738422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287228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40753518">
    <w:abstractNumId w:val="0"/>
  </w:num>
  <w:num w:numId="10" w16cid:durableId="1396929773">
    <w:abstractNumId w:val="0"/>
  </w:num>
  <w:num w:numId="11" w16cid:durableId="1440644745">
    <w:abstractNumId w:val="3"/>
  </w:num>
  <w:num w:numId="12" w16cid:durableId="6977013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1228136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240"/>
    <w:rsid w:val="00001005"/>
    <w:rsid w:val="00001151"/>
    <w:rsid w:val="00005BEE"/>
    <w:rsid w:val="0000685E"/>
    <w:rsid w:val="00011BB4"/>
    <w:rsid w:val="00012922"/>
    <w:rsid w:val="000153ED"/>
    <w:rsid w:val="0001575C"/>
    <w:rsid w:val="000179D5"/>
    <w:rsid w:val="00020257"/>
    <w:rsid w:val="000204E7"/>
    <w:rsid w:val="00023FA0"/>
    <w:rsid w:val="00024F20"/>
    <w:rsid w:val="0002602F"/>
    <w:rsid w:val="0002688B"/>
    <w:rsid w:val="000309FE"/>
    <w:rsid w:val="00030E4A"/>
    <w:rsid w:val="00031A27"/>
    <w:rsid w:val="0003584A"/>
    <w:rsid w:val="00035F34"/>
    <w:rsid w:val="00036052"/>
    <w:rsid w:val="000361EC"/>
    <w:rsid w:val="00053FDD"/>
    <w:rsid w:val="000604AC"/>
    <w:rsid w:val="000608E9"/>
    <w:rsid w:val="00062602"/>
    <w:rsid w:val="000632C1"/>
    <w:rsid w:val="000667DF"/>
    <w:rsid w:val="00074211"/>
    <w:rsid w:val="00075792"/>
    <w:rsid w:val="000758B7"/>
    <w:rsid w:val="00076843"/>
    <w:rsid w:val="000822A5"/>
    <w:rsid w:val="000A104C"/>
    <w:rsid w:val="000A125D"/>
    <w:rsid w:val="000A3EAB"/>
    <w:rsid w:val="000A7C35"/>
    <w:rsid w:val="000B1065"/>
    <w:rsid w:val="000B14B8"/>
    <w:rsid w:val="000B2318"/>
    <w:rsid w:val="000B2B0B"/>
    <w:rsid w:val="000B3868"/>
    <w:rsid w:val="000B78CA"/>
    <w:rsid w:val="000C1926"/>
    <w:rsid w:val="000C1A18"/>
    <w:rsid w:val="000C2A27"/>
    <w:rsid w:val="000D0425"/>
    <w:rsid w:val="000D59B1"/>
    <w:rsid w:val="000D6A35"/>
    <w:rsid w:val="000E039E"/>
    <w:rsid w:val="000E0AE3"/>
    <w:rsid w:val="000E27F9"/>
    <w:rsid w:val="000E2B1E"/>
    <w:rsid w:val="000E311F"/>
    <w:rsid w:val="000E3A68"/>
    <w:rsid w:val="000E5C46"/>
    <w:rsid w:val="000E659F"/>
    <w:rsid w:val="000E6CE0"/>
    <w:rsid w:val="000F0681"/>
    <w:rsid w:val="000F1EDD"/>
    <w:rsid w:val="000F2F2C"/>
    <w:rsid w:val="000F77E3"/>
    <w:rsid w:val="00100AAB"/>
    <w:rsid w:val="00107B02"/>
    <w:rsid w:val="00111598"/>
    <w:rsid w:val="001164FE"/>
    <w:rsid w:val="00120B7A"/>
    <w:rsid w:val="00122D14"/>
    <w:rsid w:val="00122EBD"/>
    <w:rsid w:val="00125B8C"/>
    <w:rsid w:val="00126B6D"/>
    <w:rsid w:val="00131A61"/>
    <w:rsid w:val="00134B67"/>
    <w:rsid w:val="001364ED"/>
    <w:rsid w:val="00140FD7"/>
    <w:rsid w:val="00142E14"/>
    <w:rsid w:val="001554E9"/>
    <w:rsid w:val="001564E1"/>
    <w:rsid w:val="00162BF1"/>
    <w:rsid w:val="001647EC"/>
    <w:rsid w:val="0016560C"/>
    <w:rsid w:val="00181CAF"/>
    <w:rsid w:val="00187C64"/>
    <w:rsid w:val="001939C0"/>
    <w:rsid w:val="001A05ED"/>
    <w:rsid w:val="001A6292"/>
    <w:rsid w:val="001B2F1E"/>
    <w:rsid w:val="001B7764"/>
    <w:rsid w:val="001C11D7"/>
    <w:rsid w:val="001C1F87"/>
    <w:rsid w:val="001C46DC"/>
    <w:rsid w:val="001C5CBB"/>
    <w:rsid w:val="001D0061"/>
    <w:rsid w:val="001D4217"/>
    <w:rsid w:val="001D697A"/>
    <w:rsid w:val="001E3360"/>
    <w:rsid w:val="001E59B7"/>
    <w:rsid w:val="001F32D1"/>
    <w:rsid w:val="00202F3F"/>
    <w:rsid w:val="0020737C"/>
    <w:rsid w:val="002073CD"/>
    <w:rsid w:val="0021489E"/>
    <w:rsid w:val="0021536F"/>
    <w:rsid w:val="00217053"/>
    <w:rsid w:val="002176F3"/>
    <w:rsid w:val="00217888"/>
    <w:rsid w:val="002209A0"/>
    <w:rsid w:val="00222BA6"/>
    <w:rsid w:val="00222DF0"/>
    <w:rsid w:val="00224680"/>
    <w:rsid w:val="00224BB2"/>
    <w:rsid w:val="0022750C"/>
    <w:rsid w:val="0023016C"/>
    <w:rsid w:val="00235240"/>
    <w:rsid w:val="002368FD"/>
    <w:rsid w:val="00237AE1"/>
    <w:rsid w:val="002440B0"/>
    <w:rsid w:val="00245FA2"/>
    <w:rsid w:val="00246506"/>
    <w:rsid w:val="00256F17"/>
    <w:rsid w:val="002646AE"/>
    <w:rsid w:val="00266DD4"/>
    <w:rsid w:val="00267043"/>
    <w:rsid w:val="00271D5F"/>
    <w:rsid w:val="00274D76"/>
    <w:rsid w:val="0027797B"/>
    <w:rsid w:val="00282C39"/>
    <w:rsid w:val="0028617A"/>
    <w:rsid w:val="0028672C"/>
    <w:rsid w:val="002879A7"/>
    <w:rsid w:val="00291817"/>
    <w:rsid w:val="0029608A"/>
    <w:rsid w:val="002A3E33"/>
    <w:rsid w:val="002B3D88"/>
    <w:rsid w:val="002B4718"/>
    <w:rsid w:val="002B4C10"/>
    <w:rsid w:val="002C7522"/>
    <w:rsid w:val="002C77BF"/>
    <w:rsid w:val="002D05A9"/>
    <w:rsid w:val="002D111A"/>
    <w:rsid w:val="002D1DD6"/>
    <w:rsid w:val="002D39F5"/>
    <w:rsid w:val="002E179E"/>
    <w:rsid w:val="002E5BDE"/>
    <w:rsid w:val="002E6DD1"/>
    <w:rsid w:val="002F027E"/>
    <w:rsid w:val="002F240A"/>
    <w:rsid w:val="002F5469"/>
    <w:rsid w:val="002F5C20"/>
    <w:rsid w:val="00302CAB"/>
    <w:rsid w:val="00312CEA"/>
    <w:rsid w:val="00321BB1"/>
    <w:rsid w:val="00327CB1"/>
    <w:rsid w:val="00335048"/>
    <w:rsid w:val="003354F9"/>
    <w:rsid w:val="00335C42"/>
    <w:rsid w:val="00340B6D"/>
    <w:rsid w:val="003418FA"/>
    <w:rsid w:val="0034274F"/>
    <w:rsid w:val="00344540"/>
    <w:rsid w:val="003466AA"/>
    <w:rsid w:val="003474FE"/>
    <w:rsid w:val="00347D7E"/>
    <w:rsid w:val="003520B7"/>
    <w:rsid w:val="003605C6"/>
    <w:rsid w:val="00362443"/>
    <w:rsid w:val="003654FC"/>
    <w:rsid w:val="00383087"/>
    <w:rsid w:val="00384FA1"/>
    <w:rsid w:val="00395463"/>
    <w:rsid w:val="003A2B7D"/>
    <w:rsid w:val="003A4A75"/>
    <w:rsid w:val="003A6194"/>
    <w:rsid w:val="003B647A"/>
    <w:rsid w:val="003D0C23"/>
    <w:rsid w:val="003E4F19"/>
    <w:rsid w:val="003E6BF3"/>
    <w:rsid w:val="003F70A3"/>
    <w:rsid w:val="00401AD0"/>
    <w:rsid w:val="0040349A"/>
    <w:rsid w:val="0040436D"/>
    <w:rsid w:val="00405D2F"/>
    <w:rsid w:val="00406452"/>
    <w:rsid w:val="00407E4F"/>
    <w:rsid w:val="00410068"/>
    <w:rsid w:val="00410543"/>
    <w:rsid w:val="00412A40"/>
    <w:rsid w:val="00415E32"/>
    <w:rsid w:val="004173CC"/>
    <w:rsid w:val="00420F04"/>
    <w:rsid w:val="0042356B"/>
    <w:rsid w:val="004243D2"/>
    <w:rsid w:val="00424610"/>
    <w:rsid w:val="004306DF"/>
    <w:rsid w:val="00430DFA"/>
    <w:rsid w:val="00441692"/>
    <w:rsid w:val="00442F45"/>
    <w:rsid w:val="00445FCD"/>
    <w:rsid w:val="004517A4"/>
    <w:rsid w:val="004547DC"/>
    <w:rsid w:val="00460542"/>
    <w:rsid w:val="004673CE"/>
    <w:rsid w:val="00467DB6"/>
    <w:rsid w:val="004745AF"/>
    <w:rsid w:val="00476C78"/>
    <w:rsid w:val="00477746"/>
    <w:rsid w:val="0048576D"/>
    <w:rsid w:val="004861CE"/>
    <w:rsid w:val="00493A4A"/>
    <w:rsid w:val="00493FCF"/>
    <w:rsid w:val="0049495C"/>
    <w:rsid w:val="00497EF6"/>
    <w:rsid w:val="004B0996"/>
    <w:rsid w:val="004B1EAD"/>
    <w:rsid w:val="004B6B8F"/>
    <w:rsid w:val="004B7511"/>
    <w:rsid w:val="004C20D9"/>
    <w:rsid w:val="004C57B2"/>
    <w:rsid w:val="004D187E"/>
    <w:rsid w:val="004D43A6"/>
    <w:rsid w:val="004D6003"/>
    <w:rsid w:val="004E057C"/>
    <w:rsid w:val="004E3400"/>
    <w:rsid w:val="004E698D"/>
    <w:rsid w:val="004F3135"/>
    <w:rsid w:val="004F628A"/>
    <w:rsid w:val="00503373"/>
    <w:rsid w:val="00503CB3"/>
    <w:rsid w:val="00510161"/>
    <w:rsid w:val="00515C87"/>
    <w:rsid w:val="00520403"/>
    <w:rsid w:val="0052095A"/>
    <w:rsid w:val="005222ED"/>
    <w:rsid w:val="00524FB2"/>
    <w:rsid w:val="00533037"/>
    <w:rsid w:val="00536336"/>
    <w:rsid w:val="00542ED7"/>
    <w:rsid w:val="0054375D"/>
    <w:rsid w:val="0054613D"/>
    <w:rsid w:val="00550D4A"/>
    <w:rsid w:val="00551BD4"/>
    <w:rsid w:val="005529DD"/>
    <w:rsid w:val="00554256"/>
    <w:rsid w:val="005557F6"/>
    <w:rsid w:val="00563566"/>
    <w:rsid w:val="00564A29"/>
    <w:rsid w:val="00564FBC"/>
    <w:rsid w:val="005705A9"/>
    <w:rsid w:val="00572864"/>
    <w:rsid w:val="00573A96"/>
    <w:rsid w:val="005765E0"/>
    <w:rsid w:val="00581411"/>
    <w:rsid w:val="005816A3"/>
    <w:rsid w:val="0058307E"/>
    <w:rsid w:val="0058618A"/>
    <w:rsid w:val="005862B6"/>
    <w:rsid w:val="005909FB"/>
    <w:rsid w:val="00594B25"/>
    <w:rsid w:val="005A03F4"/>
    <w:rsid w:val="005A4952"/>
    <w:rsid w:val="005B0062"/>
    <w:rsid w:val="005B0963"/>
    <w:rsid w:val="005B20A1"/>
    <w:rsid w:val="005B2478"/>
    <w:rsid w:val="005B6A00"/>
    <w:rsid w:val="005B77C1"/>
    <w:rsid w:val="005C3843"/>
    <w:rsid w:val="005D0979"/>
    <w:rsid w:val="005D5B88"/>
    <w:rsid w:val="005E1019"/>
    <w:rsid w:val="005E35F3"/>
    <w:rsid w:val="005E400D"/>
    <w:rsid w:val="005E4D96"/>
    <w:rsid w:val="005E698D"/>
    <w:rsid w:val="005F09F1"/>
    <w:rsid w:val="005F13AC"/>
    <w:rsid w:val="005F2235"/>
    <w:rsid w:val="005F645A"/>
    <w:rsid w:val="00603A5E"/>
    <w:rsid w:val="006118D1"/>
    <w:rsid w:val="00620605"/>
    <w:rsid w:val="00620D93"/>
    <w:rsid w:val="00623C76"/>
    <w:rsid w:val="0062576D"/>
    <w:rsid w:val="00625788"/>
    <w:rsid w:val="00627373"/>
    <w:rsid w:val="00631D4A"/>
    <w:rsid w:val="0063277E"/>
    <w:rsid w:val="006426D5"/>
    <w:rsid w:val="006456AC"/>
    <w:rsid w:val="006466FF"/>
    <w:rsid w:val="0065248F"/>
    <w:rsid w:val="00656062"/>
    <w:rsid w:val="00656C00"/>
    <w:rsid w:val="00661967"/>
    <w:rsid w:val="006656B5"/>
    <w:rsid w:val="0066664D"/>
    <w:rsid w:val="00667902"/>
    <w:rsid w:val="0067174D"/>
    <w:rsid w:val="00671B49"/>
    <w:rsid w:val="006727A4"/>
    <w:rsid w:val="00695745"/>
    <w:rsid w:val="006A0A1A"/>
    <w:rsid w:val="006A1CC6"/>
    <w:rsid w:val="006A6460"/>
    <w:rsid w:val="006A7040"/>
    <w:rsid w:val="006A7C29"/>
    <w:rsid w:val="006B104E"/>
    <w:rsid w:val="006B4F09"/>
    <w:rsid w:val="006B5AEA"/>
    <w:rsid w:val="006B6383"/>
    <w:rsid w:val="006B640D"/>
    <w:rsid w:val="006C4279"/>
    <w:rsid w:val="006C4F0D"/>
    <w:rsid w:val="006C61FA"/>
    <w:rsid w:val="006D0896"/>
    <w:rsid w:val="006D5926"/>
    <w:rsid w:val="006E61CB"/>
    <w:rsid w:val="006F27F1"/>
    <w:rsid w:val="006F3302"/>
    <w:rsid w:val="007016E6"/>
    <w:rsid w:val="00701F65"/>
    <w:rsid w:val="0070391A"/>
    <w:rsid w:val="00704704"/>
    <w:rsid w:val="00706486"/>
    <w:rsid w:val="00712890"/>
    <w:rsid w:val="00714F67"/>
    <w:rsid w:val="007214AF"/>
    <w:rsid w:val="00721822"/>
    <w:rsid w:val="00723203"/>
    <w:rsid w:val="00724B68"/>
    <w:rsid w:val="00725368"/>
    <w:rsid w:val="00727244"/>
    <w:rsid w:val="007304F3"/>
    <w:rsid w:val="00733FF9"/>
    <w:rsid w:val="00736EB4"/>
    <w:rsid w:val="0074460A"/>
    <w:rsid w:val="00745B17"/>
    <w:rsid w:val="00752825"/>
    <w:rsid w:val="00754E20"/>
    <w:rsid w:val="007554DF"/>
    <w:rsid w:val="0075776D"/>
    <w:rsid w:val="007613FB"/>
    <w:rsid w:val="00766AE1"/>
    <w:rsid w:val="007722BF"/>
    <w:rsid w:val="00773A15"/>
    <w:rsid w:val="00774FCD"/>
    <w:rsid w:val="00775223"/>
    <w:rsid w:val="00780D0D"/>
    <w:rsid w:val="00784B28"/>
    <w:rsid w:val="007854B3"/>
    <w:rsid w:val="00785D92"/>
    <w:rsid w:val="0078787D"/>
    <w:rsid w:val="00787FA8"/>
    <w:rsid w:val="007915EC"/>
    <w:rsid w:val="007A2117"/>
    <w:rsid w:val="007A56D7"/>
    <w:rsid w:val="007B0803"/>
    <w:rsid w:val="007C0564"/>
    <w:rsid w:val="007C07E0"/>
    <w:rsid w:val="007C080E"/>
    <w:rsid w:val="007C38F0"/>
    <w:rsid w:val="007C45C4"/>
    <w:rsid w:val="007D10F2"/>
    <w:rsid w:val="007D385E"/>
    <w:rsid w:val="007D5CD4"/>
    <w:rsid w:val="007D5DC5"/>
    <w:rsid w:val="007D72DA"/>
    <w:rsid w:val="007D75DF"/>
    <w:rsid w:val="007E20BF"/>
    <w:rsid w:val="007E67A0"/>
    <w:rsid w:val="007E730D"/>
    <w:rsid w:val="007F3CFA"/>
    <w:rsid w:val="007F403E"/>
    <w:rsid w:val="00810CEA"/>
    <w:rsid w:val="00815017"/>
    <w:rsid w:val="00815FE5"/>
    <w:rsid w:val="008177BF"/>
    <w:rsid w:val="008233E5"/>
    <w:rsid w:val="00826A64"/>
    <w:rsid w:val="00833DE8"/>
    <w:rsid w:val="00833F47"/>
    <w:rsid w:val="008348C3"/>
    <w:rsid w:val="008365C5"/>
    <w:rsid w:val="008373B4"/>
    <w:rsid w:val="008413D4"/>
    <w:rsid w:val="008436FC"/>
    <w:rsid w:val="00845270"/>
    <w:rsid w:val="00847D37"/>
    <w:rsid w:val="00851688"/>
    <w:rsid w:val="00855E95"/>
    <w:rsid w:val="00857580"/>
    <w:rsid w:val="00864CDD"/>
    <w:rsid w:val="00866EA3"/>
    <w:rsid w:val="0087190C"/>
    <w:rsid w:val="00871A41"/>
    <w:rsid w:val="0087386F"/>
    <w:rsid w:val="00876529"/>
    <w:rsid w:val="00877B61"/>
    <w:rsid w:val="00886D76"/>
    <w:rsid w:val="008971BC"/>
    <w:rsid w:val="0089793C"/>
    <w:rsid w:val="008A1925"/>
    <w:rsid w:val="008A2047"/>
    <w:rsid w:val="008A4A26"/>
    <w:rsid w:val="008B0A07"/>
    <w:rsid w:val="008B12B5"/>
    <w:rsid w:val="008B273B"/>
    <w:rsid w:val="008B5B86"/>
    <w:rsid w:val="008C0A74"/>
    <w:rsid w:val="008C0D3E"/>
    <w:rsid w:val="008C1495"/>
    <w:rsid w:val="008C296E"/>
    <w:rsid w:val="008C5E2A"/>
    <w:rsid w:val="008D2D32"/>
    <w:rsid w:val="008D41E4"/>
    <w:rsid w:val="008D69C5"/>
    <w:rsid w:val="008D7222"/>
    <w:rsid w:val="008D7404"/>
    <w:rsid w:val="008E0BD3"/>
    <w:rsid w:val="008E41CE"/>
    <w:rsid w:val="008F0EEA"/>
    <w:rsid w:val="008F41C6"/>
    <w:rsid w:val="008F62D8"/>
    <w:rsid w:val="008F70AD"/>
    <w:rsid w:val="008F73A0"/>
    <w:rsid w:val="009004A7"/>
    <w:rsid w:val="009022BF"/>
    <w:rsid w:val="009035A0"/>
    <w:rsid w:val="00906944"/>
    <w:rsid w:val="00911CD9"/>
    <w:rsid w:val="00912B71"/>
    <w:rsid w:val="009143BC"/>
    <w:rsid w:val="00931632"/>
    <w:rsid w:val="00932C92"/>
    <w:rsid w:val="009349F5"/>
    <w:rsid w:val="009368E6"/>
    <w:rsid w:val="00937465"/>
    <w:rsid w:val="00944B94"/>
    <w:rsid w:val="00945053"/>
    <w:rsid w:val="009454E4"/>
    <w:rsid w:val="009549BF"/>
    <w:rsid w:val="009572BE"/>
    <w:rsid w:val="00957B40"/>
    <w:rsid w:val="00965691"/>
    <w:rsid w:val="0096683A"/>
    <w:rsid w:val="00972EAB"/>
    <w:rsid w:val="00982113"/>
    <w:rsid w:val="00984240"/>
    <w:rsid w:val="00984EDE"/>
    <w:rsid w:val="00985AB2"/>
    <w:rsid w:val="00985FAF"/>
    <w:rsid w:val="0098742E"/>
    <w:rsid w:val="00995B07"/>
    <w:rsid w:val="00997897"/>
    <w:rsid w:val="009A2619"/>
    <w:rsid w:val="009A2763"/>
    <w:rsid w:val="009A49EF"/>
    <w:rsid w:val="009A682C"/>
    <w:rsid w:val="009A7C04"/>
    <w:rsid w:val="009B10D6"/>
    <w:rsid w:val="009B44A3"/>
    <w:rsid w:val="009B62F9"/>
    <w:rsid w:val="009C35AD"/>
    <w:rsid w:val="009C4F30"/>
    <w:rsid w:val="009D65D0"/>
    <w:rsid w:val="009D7E91"/>
    <w:rsid w:val="009E2D03"/>
    <w:rsid w:val="009E4907"/>
    <w:rsid w:val="009E54F4"/>
    <w:rsid w:val="009F0015"/>
    <w:rsid w:val="009F1F94"/>
    <w:rsid w:val="009F2BFA"/>
    <w:rsid w:val="009F4D0A"/>
    <w:rsid w:val="009F748E"/>
    <w:rsid w:val="00A021CD"/>
    <w:rsid w:val="00A03A3D"/>
    <w:rsid w:val="00A0507C"/>
    <w:rsid w:val="00A11D32"/>
    <w:rsid w:val="00A1375E"/>
    <w:rsid w:val="00A235BB"/>
    <w:rsid w:val="00A24128"/>
    <w:rsid w:val="00A254F8"/>
    <w:rsid w:val="00A4525B"/>
    <w:rsid w:val="00A46B48"/>
    <w:rsid w:val="00A50EAF"/>
    <w:rsid w:val="00A57F77"/>
    <w:rsid w:val="00A602F9"/>
    <w:rsid w:val="00A650EE"/>
    <w:rsid w:val="00A65A95"/>
    <w:rsid w:val="00A662C8"/>
    <w:rsid w:val="00A67B39"/>
    <w:rsid w:val="00A71157"/>
    <w:rsid w:val="00A71C4F"/>
    <w:rsid w:val="00A71DDB"/>
    <w:rsid w:val="00A73C5A"/>
    <w:rsid w:val="00A77166"/>
    <w:rsid w:val="00A7748B"/>
    <w:rsid w:val="00A804AD"/>
    <w:rsid w:val="00A849D4"/>
    <w:rsid w:val="00A905EC"/>
    <w:rsid w:val="00A95FA8"/>
    <w:rsid w:val="00A966E6"/>
    <w:rsid w:val="00AA0A8A"/>
    <w:rsid w:val="00AA25E0"/>
    <w:rsid w:val="00AA69F2"/>
    <w:rsid w:val="00AB13E7"/>
    <w:rsid w:val="00AB2464"/>
    <w:rsid w:val="00AB2BE3"/>
    <w:rsid w:val="00AB504A"/>
    <w:rsid w:val="00AB61C0"/>
    <w:rsid w:val="00AB7834"/>
    <w:rsid w:val="00AC0494"/>
    <w:rsid w:val="00AC2150"/>
    <w:rsid w:val="00AC4D5F"/>
    <w:rsid w:val="00AD3B87"/>
    <w:rsid w:val="00AD5E9A"/>
    <w:rsid w:val="00AE040E"/>
    <w:rsid w:val="00AE08DB"/>
    <w:rsid w:val="00AE2729"/>
    <w:rsid w:val="00AE4BD0"/>
    <w:rsid w:val="00AE4EAD"/>
    <w:rsid w:val="00AE5AE2"/>
    <w:rsid w:val="00AE5DBA"/>
    <w:rsid w:val="00AE7343"/>
    <w:rsid w:val="00AF2FD2"/>
    <w:rsid w:val="00AF3C93"/>
    <w:rsid w:val="00AF5C67"/>
    <w:rsid w:val="00B00774"/>
    <w:rsid w:val="00B0148C"/>
    <w:rsid w:val="00B05B40"/>
    <w:rsid w:val="00B1458E"/>
    <w:rsid w:val="00B14C51"/>
    <w:rsid w:val="00B17960"/>
    <w:rsid w:val="00B24742"/>
    <w:rsid w:val="00B44F11"/>
    <w:rsid w:val="00B45B61"/>
    <w:rsid w:val="00B52496"/>
    <w:rsid w:val="00B62979"/>
    <w:rsid w:val="00B6753D"/>
    <w:rsid w:val="00B70056"/>
    <w:rsid w:val="00B73DD6"/>
    <w:rsid w:val="00B81F62"/>
    <w:rsid w:val="00B823A7"/>
    <w:rsid w:val="00B87D11"/>
    <w:rsid w:val="00B90FA5"/>
    <w:rsid w:val="00B919F1"/>
    <w:rsid w:val="00B94F95"/>
    <w:rsid w:val="00BA0ADA"/>
    <w:rsid w:val="00BA1764"/>
    <w:rsid w:val="00BA54F0"/>
    <w:rsid w:val="00BB3651"/>
    <w:rsid w:val="00BB468D"/>
    <w:rsid w:val="00BB47E6"/>
    <w:rsid w:val="00BC0E8D"/>
    <w:rsid w:val="00BC1BED"/>
    <w:rsid w:val="00BC4C3A"/>
    <w:rsid w:val="00BC511F"/>
    <w:rsid w:val="00BC7163"/>
    <w:rsid w:val="00BD255A"/>
    <w:rsid w:val="00BE6551"/>
    <w:rsid w:val="00BE70B9"/>
    <w:rsid w:val="00BF093B"/>
    <w:rsid w:val="00BF4242"/>
    <w:rsid w:val="00BF5381"/>
    <w:rsid w:val="00BF6381"/>
    <w:rsid w:val="00C0531E"/>
    <w:rsid w:val="00C06B2A"/>
    <w:rsid w:val="00C119C2"/>
    <w:rsid w:val="00C130B4"/>
    <w:rsid w:val="00C14D84"/>
    <w:rsid w:val="00C21123"/>
    <w:rsid w:val="00C211BE"/>
    <w:rsid w:val="00C21514"/>
    <w:rsid w:val="00C217E4"/>
    <w:rsid w:val="00C21895"/>
    <w:rsid w:val="00C25AFA"/>
    <w:rsid w:val="00C25D05"/>
    <w:rsid w:val="00C26849"/>
    <w:rsid w:val="00C3719B"/>
    <w:rsid w:val="00C423F2"/>
    <w:rsid w:val="00C4244F"/>
    <w:rsid w:val="00C4260F"/>
    <w:rsid w:val="00C42F0E"/>
    <w:rsid w:val="00C439DA"/>
    <w:rsid w:val="00C45104"/>
    <w:rsid w:val="00C53F47"/>
    <w:rsid w:val="00C573E8"/>
    <w:rsid w:val="00C61A34"/>
    <w:rsid w:val="00C629B8"/>
    <w:rsid w:val="00C632ED"/>
    <w:rsid w:val="00C66150"/>
    <w:rsid w:val="00C70EF5"/>
    <w:rsid w:val="00C756C5"/>
    <w:rsid w:val="00C82CAE"/>
    <w:rsid w:val="00C87D50"/>
    <w:rsid w:val="00C930A8"/>
    <w:rsid w:val="00C97AA1"/>
    <w:rsid w:val="00CA23A1"/>
    <w:rsid w:val="00CA3B74"/>
    <w:rsid w:val="00CA4B17"/>
    <w:rsid w:val="00CA5A08"/>
    <w:rsid w:val="00CA6CB8"/>
    <w:rsid w:val="00CA6CDB"/>
    <w:rsid w:val="00CA72E1"/>
    <w:rsid w:val="00CB07CF"/>
    <w:rsid w:val="00CB0CCD"/>
    <w:rsid w:val="00CB5743"/>
    <w:rsid w:val="00CC0928"/>
    <w:rsid w:val="00CC3524"/>
    <w:rsid w:val="00CC5F17"/>
    <w:rsid w:val="00CC7608"/>
    <w:rsid w:val="00CD040E"/>
    <w:rsid w:val="00CD27BE"/>
    <w:rsid w:val="00CD37A5"/>
    <w:rsid w:val="00CD40AC"/>
    <w:rsid w:val="00CD60BF"/>
    <w:rsid w:val="00CD6F0F"/>
    <w:rsid w:val="00CE0762"/>
    <w:rsid w:val="00CE0BB7"/>
    <w:rsid w:val="00CE3E9A"/>
    <w:rsid w:val="00CE5187"/>
    <w:rsid w:val="00CF00B0"/>
    <w:rsid w:val="00CF6E39"/>
    <w:rsid w:val="00CF72DA"/>
    <w:rsid w:val="00D159B2"/>
    <w:rsid w:val="00D15B4E"/>
    <w:rsid w:val="00D17378"/>
    <w:rsid w:val="00D177E7"/>
    <w:rsid w:val="00D20727"/>
    <w:rsid w:val="00D2079F"/>
    <w:rsid w:val="00D25073"/>
    <w:rsid w:val="00D41EB2"/>
    <w:rsid w:val="00D41FF3"/>
    <w:rsid w:val="00D42667"/>
    <w:rsid w:val="00D447EF"/>
    <w:rsid w:val="00D505E2"/>
    <w:rsid w:val="00D536DD"/>
    <w:rsid w:val="00D54A6C"/>
    <w:rsid w:val="00D62CCB"/>
    <w:rsid w:val="00D660BD"/>
    <w:rsid w:val="00D70E3E"/>
    <w:rsid w:val="00D7463D"/>
    <w:rsid w:val="00D804E0"/>
    <w:rsid w:val="00D80F5A"/>
    <w:rsid w:val="00D81AC5"/>
    <w:rsid w:val="00D84E4A"/>
    <w:rsid w:val="00D856DA"/>
    <w:rsid w:val="00DA136A"/>
    <w:rsid w:val="00DA452C"/>
    <w:rsid w:val="00DA4540"/>
    <w:rsid w:val="00DA5252"/>
    <w:rsid w:val="00DA587E"/>
    <w:rsid w:val="00DB3052"/>
    <w:rsid w:val="00DC07E7"/>
    <w:rsid w:val="00DC1ADF"/>
    <w:rsid w:val="00DC2D17"/>
    <w:rsid w:val="00DD442E"/>
    <w:rsid w:val="00DE23BF"/>
    <w:rsid w:val="00DE28F3"/>
    <w:rsid w:val="00DE3981"/>
    <w:rsid w:val="00DE40DD"/>
    <w:rsid w:val="00DE6710"/>
    <w:rsid w:val="00DE7755"/>
    <w:rsid w:val="00DF059A"/>
    <w:rsid w:val="00DF060A"/>
    <w:rsid w:val="00DF1175"/>
    <w:rsid w:val="00DF628F"/>
    <w:rsid w:val="00DF6B61"/>
    <w:rsid w:val="00DF6D19"/>
    <w:rsid w:val="00DF70F5"/>
    <w:rsid w:val="00E10EB6"/>
    <w:rsid w:val="00E12996"/>
    <w:rsid w:val="00E12ED1"/>
    <w:rsid w:val="00E2252C"/>
    <w:rsid w:val="00E269C9"/>
    <w:rsid w:val="00E270C0"/>
    <w:rsid w:val="00E27CD4"/>
    <w:rsid w:val="00E36D82"/>
    <w:rsid w:val="00E36EE8"/>
    <w:rsid w:val="00E40B13"/>
    <w:rsid w:val="00E4251A"/>
    <w:rsid w:val="00E44399"/>
    <w:rsid w:val="00E460B9"/>
    <w:rsid w:val="00E476A7"/>
    <w:rsid w:val="00E55E9E"/>
    <w:rsid w:val="00E625D2"/>
    <w:rsid w:val="00E67121"/>
    <w:rsid w:val="00E67153"/>
    <w:rsid w:val="00E718AF"/>
    <w:rsid w:val="00E7198D"/>
    <w:rsid w:val="00E735AF"/>
    <w:rsid w:val="00E74CA6"/>
    <w:rsid w:val="00E75144"/>
    <w:rsid w:val="00E7565A"/>
    <w:rsid w:val="00E75E3D"/>
    <w:rsid w:val="00E90325"/>
    <w:rsid w:val="00E9731C"/>
    <w:rsid w:val="00EA1C8B"/>
    <w:rsid w:val="00EA1D8D"/>
    <w:rsid w:val="00EA4E4C"/>
    <w:rsid w:val="00EB341A"/>
    <w:rsid w:val="00EB6C80"/>
    <w:rsid w:val="00EC0184"/>
    <w:rsid w:val="00EC16CD"/>
    <w:rsid w:val="00EC5071"/>
    <w:rsid w:val="00EC612F"/>
    <w:rsid w:val="00ED045B"/>
    <w:rsid w:val="00EE3274"/>
    <w:rsid w:val="00EE7E3E"/>
    <w:rsid w:val="00EF63AB"/>
    <w:rsid w:val="00F017AF"/>
    <w:rsid w:val="00F02748"/>
    <w:rsid w:val="00F041C4"/>
    <w:rsid w:val="00F1598C"/>
    <w:rsid w:val="00F20BC6"/>
    <w:rsid w:val="00F21E5A"/>
    <w:rsid w:val="00F255FC"/>
    <w:rsid w:val="00F259B0"/>
    <w:rsid w:val="00F26A20"/>
    <w:rsid w:val="00F276C9"/>
    <w:rsid w:val="00F34901"/>
    <w:rsid w:val="00F36C43"/>
    <w:rsid w:val="00F40690"/>
    <w:rsid w:val="00F43B8F"/>
    <w:rsid w:val="00F44890"/>
    <w:rsid w:val="00F51785"/>
    <w:rsid w:val="00F530D7"/>
    <w:rsid w:val="00F541E6"/>
    <w:rsid w:val="00F55C33"/>
    <w:rsid w:val="00F56D1E"/>
    <w:rsid w:val="00F640BF"/>
    <w:rsid w:val="00F64DAF"/>
    <w:rsid w:val="00F70754"/>
    <w:rsid w:val="00F802AB"/>
    <w:rsid w:val="00F832F2"/>
    <w:rsid w:val="00F85DEE"/>
    <w:rsid w:val="00F8626B"/>
    <w:rsid w:val="00F879A1"/>
    <w:rsid w:val="00F92FC4"/>
    <w:rsid w:val="00F96EE3"/>
    <w:rsid w:val="00F9793C"/>
    <w:rsid w:val="00F97E10"/>
    <w:rsid w:val="00F97F39"/>
    <w:rsid w:val="00FA0C14"/>
    <w:rsid w:val="00FB3BA6"/>
    <w:rsid w:val="00FB4715"/>
    <w:rsid w:val="00FB4B02"/>
    <w:rsid w:val="00FB619E"/>
    <w:rsid w:val="00FC14F6"/>
    <w:rsid w:val="00FC2D40"/>
    <w:rsid w:val="00FC3600"/>
    <w:rsid w:val="00FC565B"/>
    <w:rsid w:val="00FD24C8"/>
    <w:rsid w:val="00FD3DFC"/>
    <w:rsid w:val="00FD6E73"/>
    <w:rsid w:val="00FE006E"/>
    <w:rsid w:val="00FE0CFD"/>
    <w:rsid w:val="00FE129B"/>
    <w:rsid w:val="00FE1D12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C9E50C66-C7A7-4289-B667-16C512B55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C211BE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AF3C93"/>
    <w:pPr>
      <w:keepNext/>
      <w:keepLines/>
      <w:numPr>
        <w:ilvl w:val="1"/>
        <w:numId w:val="1"/>
      </w:numPr>
      <w:spacing w:before="120"/>
      <w:jc w:val="both"/>
      <w:outlineLvl w:val="1"/>
      <w:pPrChange w:id="0" w:author="Dalton Solano dos Reis" w:date="2022-12-03T20:59:00Z">
        <w:pPr>
          <w:keepNext/>
          <w:keepLines/>
          <w:numPr>
            <w:ilvl w:val="1"/>
            <w:numId w:val="1"/>
          </w:numPr>
          <w:spacing w:before="120"/>
          <w:jc w:val="both"/>
          <w:outlineLvl w:val="1"/>
        </w:pPr>
      </w:pPrChange>
    </w:pPr>
    <w:rPr>
      <w:caps/>
      <w:color w:val="000000"/>
      <w:rPrChange w:id="0" w:author="Dalton Solano dos Reis" w:date="2022-12-03T20:59:00Z">
        <w:rPr>
          <w:caps/>
          <w:color w:val="000000"/>
          <w:lang w:val="pt-BR" w:eastAsia="pt-BR" w:bidi="ar-SA"/>
        </w:rPr>
      </w:rPrChange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styleId="Forte">
    <w:name w:val="Strong"/>
    <w:basedOn w:val="Fontepargpadro"/>
    <w:uiPriority w:val="22"/>
    <w:qFormat/>
    <w:rsid w:val="00DA452C"/>
    <w:rPr>
      <w:b/>
      <w:bCs/>
    </w:rPr>
  </w:style>
  <w:style w:type="paragraph" w:customStyle="1" w:styleId="TF-refernciasITEM0">
    <w:name w:val="TF-referências ITEM"/>
    <w:rsid w:val="00BB47E6"/>
    <w:pPr>
      <w:keepLines/>
      <w:spacing w:after="120"/>
    </w:pPr>
  </w:style>
  <w:style w:type="character" w:customStyle="1" w:styleId="cf01">
    <w:name w:val="cf01"/>
    <w:basedOn w:val="Fontepargpadro"/>
    <w:rsid w:val="005222ED"/>
    <w:rPr>
      <w:rFonts w:ascii="Segoe UI" w:hAnsi="Segoe UI" w:cs="Segoe UI" w:hint="default"/>
      <w:sz w:val="18"/>
      <w:szCs w:val="18"/>
    </w:rPr>
  </w:style>
  <w:style w:type="character" w:customStyle="1" w:styleId="cf11">
    <w:name w:val="cf11"/>
    <w:basedOn w:val="Fontepargpadro"/>
    <w:rsid w:val="005222ED"/>
    <w:rPr>
      <w:rFonts w:ascii="Segoe UI" w:hAnsi="Segoe UI" w:cs="Segoe UI" w:hint="default"/>
      <w:i/>
      <w:iCs/>
      <w:sz w:val="18"/>
      <w:szCs w:val="18"/>
    </w:rPr>
  </w:style>
  <w:style w:type="paragraph" w:styleId="Reviso">
    <w:name w:val="Revision"/>
    <w:hidden/>
    <w:uiPriority w:val="99"/>
    <w:semiHidden/>
    <w:rsid w:val="00074211"/>
    <w:rPr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07421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7421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74211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7421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742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4688</Words>
  <Characters>25318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18</cp:revision>
  <cp:lastPrinted>2013-08-27T11:47:00Z</cp:lastPrinted>
  <dcterms:created xsi:type="dcterms:W3CDTF">2022-12-02T03:45:00Z</dcterms:created>
  <dcterms:modified xsi:type="dcterms:W3CDTF">2022-12-04T00:13:00Z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